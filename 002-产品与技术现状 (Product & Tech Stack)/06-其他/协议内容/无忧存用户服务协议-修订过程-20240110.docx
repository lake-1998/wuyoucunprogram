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b/>
          <w:bCs/>
          <w:sz w:val="40"/>
          <w:szCs w:val="40"/>
          <w:lang w:val="en-US" w:eastAsia="zh-CN"/>
        </w:rPr>
      </w:pPr>
      <w:bookmarkStart w:id="0" w:name="_GoBack"/>
      <w:r>
        <w:rPr>
          <w:rFonts w:hint="eastAsia" w:asciiTheme="minorEastAsia" w:hAnsiTheme="minorEastAsia"/>
          <w:b/>
          <w:bCs/>
          <w:sz w:val="40"/>
          <w:szCs w:val="40"/>
          <w:lang w:val="en-US" w:eastAsia="zh-CN"/>
        </w:rPr>
        <w:t>无忧存行李寄存服务协议</w:t>
      </w:r>
    </w:p>
    <w:p>
      <w:pPr>
        <w:rPr>
          <w:rFonts w:hint="eastAsia" w:asciiTheme="minorEastAsia" w:hAnsiTheme="minorEastAsia"/>
          <w:sz w:val="24"/>
          <w:lang w:val="en-US" w:eastAsia="zh-CN"/>
        </w:rPr>
      </w:pPr>
    </w:p>
    <w:p>
      <w:pPr>
        <w:rPr>
          <w:rFonts w:hint="default" w:asciiTheme="minorEastAsia" w:hAnsiTheme="minorEastAsia" w:eastAsiaTheme="minorEastAsia"/>
          <w:b/>
          <w:bCs/>
          <w:sz w:val="24"/>
          <w:lang w:val="en-US" w:eastAsia="zh-CN"/>
        </w:rPr>
      </w:pPr>
      <w:r>
        <w:rPr>
          <w:rFonts w:hint="eastAsia" w:asciiTheme="minorEastAsia" w:hAnsiTheme="minorEastAsia"/>
          <w:b/>
          <w:bCs/>
          <w:sz w:val="24"/>
          <w:lang w:val="en-US" w:eastAsia="zh-CN"/>
        </w:rPr>
        <w:t>请您在使用无忧存平台（以下简称“本平台”）提供的服务前仔细阅读《无忧存服务协议》（以下简称“本协议”），若您不同意本协议，请立即停止使用平台提供的服务。</w:t>
      </w:r>
    </w:p>
    <w:p>
      <w:pPr>
        <w:rPr>
          <w:rFonts w:hint="eastAsia" w:asciiTheme="minorEastAsia" w:hAnsiTheme="minorEastAsia"/>
          <w:sz w:val="24"/>
        </w:rPr>
      </w:pPr>
    </w:p>
    <w:p>
      <w:pPr>
        <w:rPr>
          <w:rFonts w:hint="eastAsia" w:asciiTheme="minorEastAsia" w:hAnsiTheme="minorEastAsia"/>
          <w:b/>
          <w:bCs/>
          <w:sz w:val="24"/>
        </w:rPr>
      </w:pPr>
      <w:r>
        <w:rPr>
          <w:rFonts w:hint="eastAsia" w:asciiTheme="minorEastAsia" w:hAnsiTheme="minorEastAsia"/>
          <w:b/>
          <w:bCs/>
          <w:sz w:val="24"/>
        </w:rPr>
        <w:t>一、</w:t>
      </w:r>
      <w:r>
        <w:rPr>
          <w:rFonts w:hint="eastAsia" w:asciiTheme="minorEastAsia" w:hAnsiTheme="minorEastAsia"/>
          <w:b/>
          <w:bCs/>
          <w:sz w:val="24"/>
          <w:lang w:val="en-US" w:eastAsia="zh-CN"/>
        </w:rPr>
        <w:t>无忧存行李寄存服务（以下简称“本服务”）</w:t>
      </w:r>
      <w:r>
        <w:rPr>
          <w:rFonts w:hint="eastAsia" w:asciiTheme="minorEastAsia" w:hAnsiTheme="minorEastAsia"/>
          <w:b/>
          <w:bCs/>
          <w:sz w:val="24"/>
        </w:rPr>
        <w:t>严禁存放以下物品：</w:t>
      </w:r>
    </w:p>
    <w:p>
      <w:pPr>
        <w:rPr>
          <w:rFonts w:hint="eastAsia" w:asciiTheme="minorEastAsia" w:hAnsiTheme="minorEastAsia"/>
          <w:sz w:val="24"/>
        </w:rPr>
      </w:pPr>
      <w:r>
        <w:rPr>
          <w:rFonts w:hint="eastAsia" w:asciiTheme="minorEastAsia" w:hAnsiTheme="minorEastAsia"/>
          <w:sz w:val="24"/>
        </w:rPr>
        <w:t>1. 易燃、易爆、易渗漏、易挥发、易潮物品。</w:t>
      </w:r>
    </w:p>
    <w:p>
      <w:pPr>
        <w:rPr>
          <w:rFonts w:hint="eastAsia" w:asciiTheme="minorEastAsia" w:hAnsiTheme="minorEastAsia"/>
          <w:sz w:val="24"/>
        </w:rPr>
      </w:pPr>
      <w:r>
        <w:rPr>
          <w:rFonts w:hint="eastAsia" w:asciiTheme="minorEastAsia" w:hAnsiTheme="minorEastAsia"/>
          <w:sz w:val="24"/>
        </w:rPr>
        <w:t>2. 有毒有害、有辐射、化学性、突变性危险品。</w:t>
      </w:r>
    </w:p>
    <w:p>
      <w:pPr>
        <w:rPr>
          <w:rFonts w:hint="eastAsia" w:asciiTheme="minorEastAsia" w:hAnsiTheme="minorEastAsia"/>
          <w:sz w:val="24"/>
        </w:rPr>
      </w:pPr>
      <w:r>
        <w:rPr>
          <w:rFonts w:hint="eastAsia" w:asciiTheme="minorEastAsia" w:hAnsiTheme="minorEastAsia"/>
          <w:sz w:val="24"/>
        </w:rPr>
        <w:t>3. 易腐烂、易霉变、易变质及超限等特殊物品。</w:t>
      </w:r>
    </w:p>
    <w:p>
      <w:pPr>
        <w:rPr>
          <w:rFonts w:hint="eastAsia" w:asciiTheme="minorEastAsia" w:hAnsiTheme="minorEastAsia"/>
          <w:sz w:val="24"/>
        </w:rPr>
      </w:pPr>
      <w:r>
        <w:rPr>
          <w:rFonts w:hint="eastAsia" w:asciiTheme="minorEastAsia" w:hAnsiTheme="minorEastAsia"/>
          <w:sz w:val="24"/>
        </w:rPr>
        <w:t>4. 毒品、枪支弹药等违禁违纪类物品。</w:t>
      </w:r>
    </w:p>
    <w:p>
      <w:pPr>
        <w:rPr>
          <w:rFonts w:hint="eastAsia" w:asciiTheme="minorEastAsia" w:hAnsiTheme="minorEastAsia"/>
          <w:sz w:val="24"/>
        </w:rPr>
      </w:pPr>
      <w:r>
        <w:rPr>
          <w:rFonts w:hint="eastAsia" w:asciiTheme="minorEastAsia" w:hAnsiTheme="minorEastAsia"/>
          <w:sz w:val="24"/>
        </w:rPr>
        <w:t>5. 动物及活物。</w:t>
      </w:r>
    </w:p>
    <w:p>
      <w:pPr>
        <w:rPr>
          <w:rFonts w:hint="eastAsia" w:asciiTheme="minorEastAsia" w:hAnsiTheme="minorEastAsia"/>
          <w:sz w:val="24"/>
        </w:rPr>
      </w:pPr>
      <w:r>
        <w:rPr>
          <w:rFonts w:hint="eastAsia" w:asciiTheme="minorEastAsia" w:hAnsiTheme="minorEastAsia"/>
          <w:sz w:val="24"/>
        </w:rPr>
        <w:t>6. 法律法规等规定禁止的其他物品。</w:t>
      </w:r>
    </w:p>
    <w:p>
      <w:pPr>
        <w:rPr>
          <w:rFonts w:hint="eastAsia" w:asciiTheme="minorEastAsia" w:hAnsiTheme="minorEastAsia"/>
          <w:sz w:val="24"/>
        </w:rPr>
      </w:pPr>
    </w:p>
    <w:p>
      <w:pPr>
        <w:numPr>
          <w:ilvl w:val="0"/>
          <w:numId w:val="1"/>
        </w:numPr>
        <w:rPr>
          <w:rFonts w:hint="eastAsia" w:asciiTheme="minorEastAsia" w:hAnsiTheme="minorEastAsia"/>
          <w:b/>
          <w:bCs/>
          <w:sz w:val="24"/>
          <w:lang w:val="en-US" w:eastAsia="zh-CN"/>
        </w:rPr>
      </w:pPr>
      <w:r>
        <w:rPr>
          <w:rFonts w:hint="eastAsia" w:asciiTheme="minorEastAsia" w:hAnsiTheme="minorEastAsia"/>
          <w:b/>
          <w:bCs/>
          <w:sz w:val="24"/>
          <w:lang w:val="en-US" w:eastAsia="zh-CN"/>
        </w:rPr>
        <w:t>物品寄存受理范围</w:t>
      </w:r>
    </w:p>
    <w:p>
      <w:pPr>
        <w:numPr>
          <w:ilvl w:val="0"/>
          <w:numId w:val="0"/>
        </w:numPr>
        <w:rPr>
          <w:rFonts w:hint="eastAsia" w:asciiTheme="minorEastAsia" w:hAnsiTheme="minorEastAsia"/>
          <w:sz w:val="24"/>
          <w:lang w:val="en-US" w:eastAsia="zh-CN"/>
        </w:rPr>
      </w:pPr>
      <w:r>
        <w:rPr>
          <w:rFonts w:hint="eastAsia" w:asciiTheme="minorEastAsia" w:hAnsiTheme="minorEastAsia"/>
          <w:sz w:val="24"/>
          <w:lang w:val="en-US" w:eastAsia="zh-CN"/>
        </w:rPr>
        <w:t>本服务恕不受理贵重物品（如电脑、手机、现金、金银首饰、珠宝、证券等）、重要证件或材料（如身份证、合同等）、易碎物品（如陶瓷、玻璃等材质的易碎品）、殡葬品，以上物品请自行保管。</w:t>
      </w:r>
    </w:p>
    <w:p>
      <w:pPr>
        <w:numPr>
          <w:ilvl w:val="0"/>
          <w:numId w:val="0"/>
        </w:numPr>
        <w:rPr>
          <w:rFonts w:hint="eastAsia" w:asciiTheme="minorEastAsia" w:hAnsiTheme="minorEastAsia"/>
          <w:sz w:val="24"/>
          <w:lang w:val="en-US" w:eastAsia="zh-CN"/>
        </w:rPr>
      </w:pPr>
    </w:p>
    <w:p>
      <w:pPr>
        <w:numPr>
          <w:ilvl w:val="0"/>
          <w:numId w:val="1"/>
        </w:numPr>
        <w:ind w:left="0" w:leftChars="0" w:firstLine="0" w:firstLineChars="0"/>
        <w:rPr>
          <w:rFonts w:hint="eastAsia" w:asciiTheme="minorEastAsia" w:hAnsiTheme="minorEastAsia"/>
          <w:b/>
          <w:bCs/>
          <w:sz w:val="24"/>
          <w:lang w:val="en-US" w:eastAsia="zh-CN"/>
        </w:rPr>
      </w:pPr>
      <w:r>
        <w:rPr>
          <w:rFonts w:hint="eastAsia" w:asciiTheme="minorEastAsia" w:hAnsiTheme="minorEastAsia"/>
          <w:b/>
          <w:bCs/>
          <w:sz w:val="24"/>
          <w:lang w:val="en-US" w:eastAsia="zh-CN"/>
        </w:rPr>
        <w:t>若有以下情形，寄存点工作人员将直接报告当地公安机关</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寄存物品包含本协议“一”章节规定的违禁物品；</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骗取、冒领或盗窃他人寄存的物品；</w:t>
      </w:r>
    </w:p>
    <w:p>
      <w:pPr>
        <w:rPr>
          <w:rFonts w:hint="eastAsia"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b/>
          <w:bCs/>
          <w:sz w:val="24"/>
          <w:lang w:val="en-US" w:eastAsia="zh-CN"/>
        </w:rPr>
      </w:pPr>
      <w:r>
        <w:rPr>
          <w:rFonts w:hint="eastAsia" w:asciiTheme="minorEastAsia" w:hAnsiTheme="minorEastAsia"/>
          <w:b/>
          <w:bCs/>
          <w:sz w:val="24"/>
          <w:lang w:val="en-US" w:eastAsia="zh-CN"/>
        </w:rPr>
        <w:t>为维护公共安全，寄存点工作人员有权利要求用户进行配合开包检查，若发现违禁品或危险品，按照有关规定处理或移交公安部门处理；若用户不接受开包检查，则视为放弃使用本服务。</w:t>
      </w:r>
    </w:p>
    <w:p>
      <w:pPr>
        <w:rPr>
          <w:rFonts w:hint="eastAsia" w:asciiTheme="minorEastAsia" w:hAnsiTheme="minorEastAsia"/>
          <w:sz w:val="24"/>
          <w:lang w:val="en-US" w:eastAsia="zh-CN"/>
        </w:rPr>
      </w:pPr>
    </w:p>
    <w:p>
      <w:pPr>
        <w:numPr>
          <w:ilvl w:val="0"/>
          <w:numId w:val="1"/>
        </w:numPr>
        <w:ind w:left="0" w:leftChars="0" w:firstLine="0" w:firstLineChars="0"/>
        <w:rPr>
          <w:rFonts w:hint="eastAsia" w:asciiTheme="minorEastAsia" w:hAnsiTheme="minorEastAsia"/>
          <w:sz w:val="24"/>
          <w:lang w:val="en-US" w:eastAsia="zh-CN"/>
        </w:rPr>
      </w:pPr>
      <w:r>
        <w:rPr>
          <w:rFonts w:hint="eastAsia" w:asciiTheme="minorEastAsia" w:hAnsiTheme="minorEastAsia"/>
          <w:sz w:val="24"/>
          <w:lang w:val="en-US" w:eastAsia="zh-CN"/>
        </w:rPr>
        <w:t>用户凭订单信息寄存行李物品，若无法出示订单凭证，寄存点则无法提供寄存服务。</w:t>
      </w:r>
    </w:p>
    <w:p>
      <w:pPr>
        <w:widowControl w:val="0"/>
        <w:numPr>
          <w:ilvl w:val="0"/>
          <w:numId w:val="0"/>
        </w:numPr>
        <w:jc w:val="both"/>
        <w:rPr>
          <w:rFonts w:hint="eastAsia"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物品寄存需后拍照上传生成寄存凭证，该凭证作为取回行李物品的唯一凭证，请妥善保管。未出示凭证寄存点工作人员有权不让无法核实身份的人取走物品。若因用户凭证丢失造成行李物品被他人冒领，本服务平台和门店不付任何责任，用户对此知悉并认可该情况下应由其自行承担相应责任。</w:t>
      </w:r>
    </w:p>
    <w:p>
      <w:pPr>
        <w:widowControl w:val="0"/>
        <w:numPr>
          <w:ilvl w:val="0"/>
          <w:numId w:val="0"/>
        </w:numPr>
        <w:jc w:val="both"/>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寄存注意事项</w:t>
      </w:r>
    </w:p>
    <w:p>
      <w:pPr>
        <w:numPr>
          <w:ilvl w:val="1"/>
          <w:numId w:val="1"/>
        </w:numPr>
        <w:ind w:left="0" w:leftChars="0" w:firstLine="0" w:firstLineChars="0"/>
        <w:rPr>
          <w:rFonts w:hint="default" w:asciiTheme="minorEastAsia" w:hAnsiTheme="minorEastAsia"/>
          <w:sz w:val="24"/>
          <w:lang w:val="en-US" w:eastAsia="zh-CN"/>
        </w:rPr>
      </w:pPr>
      <w:commentRangeStart w:id="0"/>
      <w:r>
        <w:rPr>
          <w:rFonts w:hint="eastAsia" w:asciiTheme="minorEastAsia" w:hAnsiTheme="minorEastAsia"/>
          <w:sz w:val="24"/>
          <w:lang w:val="en-US" w:eastAsia="zh-CN"/>
        </w:rPr>
        <w:t>按天计费，一个自然日为一天，不足一个自然日的仍按照一个自然日计算，无论存入日期的当天用户何时寄存行李物品，则只要当天内又取回，则无论时间长短，则取回物品均按1天计费（费用标准</w:t>
      </w:r>
      <w:ins w:id="0" w:author="HRX" w:date="2024-01-09T14:44:34Z">
        <w:r>
          <w:rPr>
            <w:rFonts w:hint="eastAsia" w:asciiTheme="minorEastAsia" w:hAnsiTheme="minorEastAsia"/>
            <w:sz w:val="24"/>
            <w:lang w:val="en-US" w:eastAsia="zh-CN"/>
          </w:rPr>
          <w:t>以</w:t>
        </w:r>
      </w:ins>
      <w:ins w:id="1" w:author="HRX" w:date="2024-01-10T15:27:01Z">
        <w:r>
          <w:rPr>
            <w:rFonts w:hint="eastAsia" w:asciiTheme="minorEastAsia" w:hAnsiTheme="minorEastAsia"/>
            <w:sz w:val="24"/>
            <w:lang w:val="en-US" w:eastAsia="zh-CN"/>
          </w:rPr>
          <w:t>商家</w:t>
        </w:r>
      </w:ins>
      <w:ins w:id="2" w:author="HRX" w:date="2024-01-09T14:44:38Z">
        <w:r>
          <w:rPr>
            <w:rFonts w:hint="eastAsia" w:asciiTheme="minorEastAsia" w:hAnsiTheme="minorEastAsia"/>
            <w:sz w:val="24"/>
            <w:lang w:val="en-US" w:eastAsia="zh-CN"/>
          </w:rPr>
          <w:t>设定</w:t>
        </w:r>
      </w:ins>
      <w:ins w:id="3" w:author="HRX" w:date="2024-01-09T14:44:39Z">
        <w:r>
          <w:rPr>
            <w:rFonts w:hint="eastAsia" w:asciiTheme="minorEastAsia" w:hAnsiTheme="minorEastAsia"/>
            <w:sz w:val="24"/>
            <w:lang w:val="en-US" w:eastAsia="zh-CN"/>
          </w:rPr>
          <w:t>为准</w:t>
        </w:r>
      </w:ins>
      <w:del w:id="4" w:author="HRX" w:date="2024-01-09T14:44:30Z">
        <w:r>
          <w:rPr>
            <w:rFonts w:hint="eastAsia" w:asciiTheme="minorEastAsia" w:hAnsiTheme="minorEastAsia"/>
            <w:sz w:val="24"/>
            <w:lang w:val="en-US" w:eastAsia="zh-CN"/>
          </w:rPr>
          <w:delText>为</w:delText>
        </w:r>
      </w:del>
      <w:del w:id="5" w:author="HRX" w:date="2024-01-09T14:44:28Z">
        <w:r>
          <w:rPr>
            <w:rFonts w:hint="eastAsia" w:asciiTheme="minorEastAsia" w:hAnsiTheme="minorEastAsia"/>
            <w:sz w:val="24"/>
            <w:lang w:val="en-US" w:eastAsia="zh-CN"/>
          </w:rPr>
          <w:delText>：【   】元/天</w:delText>
        </w:r>
      </w:del>
      <w:r>
        <w:rPr>
          <w:rFonts w:hint="eastAsia" w:asciiTheme="minorEastAsia" w:hAnsiTheme="minorEastAsia"/>
          <w:sz w:val="24"/>
          <w:lang w:val="en-US" w:eastAsia="zh-CN"/>
        </w:rPr>
        <w:t>），以此类推</w:t>
      </w:r>
      <w:commentRangeEnd w:id="0"/>
      <w:r>
        <w:commentReference w:id="0"/>
      </w:r>
      <w:r>
        <w:rPr>
          <w:rFonts w:hint="eastAsia" w:asciiTheme="minorEastAsia" w:hAnsiTheme="minorEastAsia"/>
          <w:sz w:val="24"/>
          <w:lang w:val="en-US" w:eastAsia="zh-CN"/>
        </w:rPr>
        <w:t>。</w:t>
      </w:r>
    </w:p>
    <w:p>
      <w:pPr>
        <w:numPr>
          <w:ilvl w:val="1"/>
          <w:numId w:val="1"/>
        </w:numPr>
        <w:ind w:left="0" w:leftChars="0" w:firstLine="0" w:firstLineChars="0"/>
        <w:rPr>
          <w:rFonts w:hint="default" w:asciiTheme="minorEastAsia" w:hAnsiTheme="minorEastAsia"/>
          <w:sz w:val="24"/>
          <w:lang w:val="en-US" w:eastAsia="zh-CN"/>
        </w:rPr>
      </w:pPr>
      <w:r>
        <w:rPr>
          <w:rFonts w:hint="default" w:asciiTheme="minorEastAsia" w:hAnsiTheme="minorEastAsia"/>
          <w:sz w:val="24"/>
          <w:lang w:val="en-US" w:eastAsia="zh-CN"/>
        </w:rPr>
        <w:t>请按照下单</w:t>
      </w:r>
      <w:r>
        <w:rPr>
          <w:rFonts w:hint="eastAsia" w:asciiTheme="minorEastAsia" w:hAnsiTheme="minorEastAsia"/>
          <w:sz w:val="24"/>
          <w:lang w:val="en-US" w:eastAsia="zh-CN"/>
        </w:rPr>
        <w:t>的</w:t>
      </w:r>
      <w:r>
        <w:rPr>
          <w:rFonts w:hint="default" w:asciiTheme="minorEastAsia" w:hAnsiTheme="minorEastAsia"/>
          <w:sz w:val="24"/>
          <w:lang w:val="en-US" w:eastAsia="zh-CN"/>
        </w:rPr>
        <w:t>日期存取</w:t>
      </w:r>
      <w:r>
        <w:rPr>
          <w:rFonts w:hint="eastAsia" w:asciiTheme="minorEastAsia" w:hAnsiTheme="minorEastAsia"/>
          <w:sz w:val="24"/>
          <w:lang w:val="en-US" w:eastAsia="zh-CN"/>
        </w:rPr>
        <w:t>行李，若无法按时取回请及时续费。</w:t>
      </w:r>
      <w:r>
        <w:rPr>
          <w:rFonts w:hint="default" w:asciiTheme="minorEastAsia" w:hAnsiTheme="minorEastAsia"/>
          <w:sz w:val="24"/>
          <w:lang w:val="en-US" w:eastAsia="zh-CN"/>
        </w:rPr>
        <w:t>如行李超出取件日期7天，由商家/平台联系后，用户仍不续费;或商家/平台多次联系且均无法联系上用户，或故意拒接商家/平台电话的，平台默认该行李为用户主动弃件，平台与商家则对该行李不再承担任何安全保障责任和保管的义务，行李将全权交给商家处理，其产生的一切后果均由用户承担</w:t>
      </w:r>
      <w:r>
        <w:rPr>
          <w:rFonts w:hint="eastAsia" w:asciiTheme="minorEastAsia" w:hAnsiTheme="minorEastAsia"/>
          <w:sz w:val="24"/>
          <w:lang w:val="en-US" w:eastAsia="zh-CN"/>
        </w:rPr>
        <w:t>，用户对此已知悉</w:t>
      </w:r>
      <w:r>
        <w:rPr>
          <w:rFonts w:hint="default" w:asciiTheme="minorEastAsia" w:hAnsiTheme="minorEastAsia"/>
          <w:sz w:val="24"/>
          <w:lang w:val="en-US" w:eastAsia="zh-CN"/>
        </w:rPr>
        <w:t>。</w:t>
      </w:r>
    </w:p>
    <w:p>
      <w:pPr>
        <w:numPr>
          <w:ilvl w:val="1"/>
          <w:numId w:val="1"/>
        </w:numPr>
        <w:ind w:left="0" w:leftChars="0" w:firstLine="0" w:firstLineChars="0"/>
        <w:rPr>
          <w:rFonts w:hint="default" w:asciiTheme="minorEastAsia" w:hAnsiTheme="minorEastAsia"/>
          <w:sz w:val="24"/>
          <w:lang w:val="en-US" w:eastAsia="zh-CN"/>
        </w:rPr>
      </w:pPr>
      <w:r>
        <w:rPr>
          <w:rFonts w:hint="default" w:asciiTheme="minorEastAsia" w:hAnsiTheme="minorEastAsia"/>
          <w:sz w:val="24"/>
          <w:lang w:val="en-US" w:eastAsia="zh-CN"/>
        </w:rPr>
        <w:t>若用户寄存订单超时，用户不进行续费且用户自主结束订单，若行李并未取走，平台默认该行李为用户主动弃件。平台与商家则对该行李不再承担任何安全保障责任和保管的义务，行李将全权交给商家处理，其产生的一切后果均由用户承担</w:t>
      </w:r>
      <w:r>
        <w:rPr>
          <w:rFonts w:hint="eastAsia" w:asciiTheme="minorEastAsia" w:hAnsiTheme="minorEastAsia"/>
          <w:sz w:val="24"/>
          <w:lang w:val="en-US" w:eastAsia="zh-CN"/>
        </w:rPr>
        <w:t>，用户对此已知悉</w:t>
      </w:r>
      <w:r>
        <w:rPr>
          <w:rFonts w:hint="default" w:asciiTheme="minorEastAsia" w:hAnsiTheme="minorEastAsia"/>
          <w:sz w:val="24"/>
          <w:lang w:val="en-US" w:eastAsia="zh-CN"/>
        </w:rPr>
        <w:t>。</w:t>
      </w:r>
    </w:p>
    <w:p>
      <w:pPr>
        <w:numPr>
          <w:ilvl w:val="-1"/>
          <w:numId w:val="0"/>
        </w:numPr>
        <w:ind w:left="0" w:leftChars="0" w:firstLine="0" w:firstLineChars="0"/>
        <w:rPr>
          <w:del w:id="7" w:author="HRX" w:date="2024-01-09T14:47:50Z"/>
          <w:rFonts w:hint="default" w:asciiTheme="minorEastAsia" w:hAnsiTheme="minorEastAsia"/>
          <w:sz w:val="24"/>
          <w:lang w:val="en-US" w:eastAsia="zh-CN"/>
        </w:rPr>
        <w:pPrChange w:id="6" w:author="HRX" w:date="2024-01-09T14:47:55Z">
          <w:pPr>
            <w:numPr>
              <w:ilvl w:val="1"/>
              <w:numId w:val="1"/>
            </w:numPr>
            <w:ind w:left="0" w:leftChars="0" w:firstLine="0" w:firstLineChars="0"/>
          </w:pPr>
        </w:pPrChange>
      </w:pPr>
      <w:del w:id="8" w:author="HRX" w:date="2024-01-09T14:47:50Z">
        <w:commentRangeStart w:id="1"/>
        <w:r>
          <w:rPr>
            <w:rFonts w:hint="eastAsia" w:asciiTheme="minorEastAsia" w:hAnsiTheme="minorEastAsia"/>
            <w:sz w:val="24"/>
            <w:lang w:val="en-US" w:eastAsia="zh-CN"/>
          </w:rPr>
          <w:delText>若</w:delText>
        </w:r>
      </w:del>
      <w:del w:id="9" w:author="HRX" w:date="2024-01-09T14:47:50Z">
        <w:r>
          <w:rPr>
            <w:rFonts w:hint="default" w:asciiTheme="minorEastAsia" w:hAnsiTheme="minorEastAsia"/>
            <w:sz w:val="24"/>
            <w:lang w:val="en-US" w:eastAsia="zh-CN"/>
          </w:rPr>
          <w:delText>寄存物品为行李箱，用户须自行加密上锁</w:delText>
        </w:r>
        <w:commentRangeEnd w:id="1"/>
      </w:del>
      <w:del w:id="10" w:author="HRX" w:date="2024-01-09T14:47:50Z">
        <w:r>
          <w:rPr/>
          <w:commentReference w:id="1"/>
        </w:r>
      </w:del>
      <w:del w:id="11" w:author="HRX" w:date="2024-01-09T14:47:50Z">
        <w:r>
          <w:rPr>
            <w:rFonts w:hint="eastAsia" w:asciiTheme="minorEastAsia" w:hAnsiTheme="minorEastAsia"/>
            <w:sz w:val="24"/>
            <w:lang w:val="en-US" w:eastAsia="zh-CN"/>
          </w:rPr>
          <w:delText>。</w:delText>
        </w:r>
      </w:del>
    </w:p>
    <w:p>
      <w:pPr>
        <w:numPr>
          <w:ilvl w:val="0"/>
          <w:numId w:val="0"/>
        </w:numPr>
        <w:ind w:left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退款说明</w:t>
      </w:r>
    </w:p>
    <w:p>
      <w:pPr>
        <w:numPr>
          <w:ilvl w:val="1"/>
          <w:numId w:val="1"/>
        </w:numPr>
        <w:ind w:left="0" w:leftChars="0" w:firstLine="0" w:firstLineChars="0"/>
        <w:rPr>
          <w:ins w:id="12" w:author="HRX" w:date="2024-01-09T14:58:49Z"/>
          <w:rFonts w:hint="default" w:asciiTheme="minorEastAsia" w:hAnsiTheme="minorEastAsia"/>
          <w:sz w:val="24"/>
          <w:lang w:val="en-US" w:eastAsia="zh-CN"/>
        </w:rPr>
      </w:pPr>
      <w:ins w:id="13" w:author="HRX" w:date="2024-01-09T14:58:59Z">
        <w:r>
          <w:rPr>
            <w:rFonts w:hint="eastAsia" w:asciiTheme="minorEastAsia" w:hAnsiTheme="minorEastAsia"/>
            <w:sz w:val="24"/>
            <w:lang w:val="en-US" w:eastAsia="zh-CN"/>
          </w:rPr>
          <w:t>已</w:t>
        </w:r>
      </w:ins>
      <w:ins w:id="14" w:author="HRX" w:date="2024-01-09T14:59:39Z">
        <w:r>
          <w:rPr>
            <w:rFonts w:hint="eastAsia" w:asciiTheme="minorEastAsia" w:hAnsiTheme="minorEastAsia"/>
            <w:sz w:val="24"/>
            <w:lang w:val="en-US" w:eastAsia="zh-CN"/>
          </w:rPr>
          <w:t>确认寄存</w:t>
        </w:r>
      </w:ins>
      <w:ins w:id="15" w:author="HRX" w:date="2024-01-09T14:59:42Z">
        <w:r>
          <w:rPr>
            <w:rFonts w:hint="eastAsia" w:asciiTheme="minorEastAsia" w:hAnsiTheme="minorEastAsia"/>
            <w:sz w:val="24"/>
            <w:lang w:val="en-US" w:eastAsia="zh-CN"/>
          </w:rPr>
          <w:t>并</w:t>
        </w:r>
      </w:ins>
      <w:ins w:id="16" w:author="HRX" w:date="2024-01-09T14:59:44Z">
        <w:r>
          <w:rPr>
            <w:rFonts w:hint="eastAsia" w:asciiTheme="minorEastAsia" w:hAnsiTheme="minorEastAsia"/>
            <w:sz w:val="24"/>
            <w:lang w:val="en-US" w:eastAsia="zh-CN"/>
          </w:rPr>
          <w:t>生成</w:t>
        </w:r>
      </w:ins>
      <w:ins w:id="17" w:author="HRX" w:date="2024-01-09T14:59:45Z">
        <w:r>
          <w:rPr>
            <w:rFonts w:hint="eastAsia" w:asciiTheme="minorEastAsia" w:hAnsiTheme="minorEastAsia"/>
            <w:sz w:val="24"/>
            <w:lang w:val="en-US" w:eastAsia="zh-CN"/>
          </w:rPr>
          <w:t>寄存</w:t>
        </w:r>
      </w:ins>
      <w:ins w:id="18" w:author="HRX" w:date="2024-01-09T14:59:46Z">
        <w:r>
          <w:rPr>
            <w:rFonts w:hint="eastAsia" w:asciiTheme="minorEastAsia" w:hAnsiTheme="minorEastAsia"/>
            <w:sz w:val="24"/>
            <w:lang w:val="en-US" w:eastAsia="zh-CN"/>
          </w:rPr>
          <w:t>凭证</w:t>
        </w:r>
      </w:ins>
      <w:ins w:id="19" w:author="HRX" w:date="2024-01-09T14:59:09Z">
        <w:r>
          <w:rPr>
            <w:rFonts w:hint="eastAsia" w:asciiTheme="minorEastAsia" w:hAnsiTheme="minorEastAsia"/>
            <w:sz w:val="24"/>
            <w:lang w:val="en-US" w:eastAsia="zh-CN"/>
          </w:rPr>
          <w:t>的</w:t>
        </w:r>
      </w:ins>
      <w:ins w:id="20" w:author="HRX" w:date="2024-01-09T14:59:10Z">
        <w:r>
          <w:rPr>
            <w:rFonts w:hint="eastAsia" w:asciiTheme="minorEastAsia" w:hAnsiTheme="minorEastAsia"/>
            <w:sz w:val="24"/>
            <w:lang w:val="en-US" w:eastAsia="zh-CN"/>
          </w:rPr>
          <w:t>订单</w:t>
        </w:r>
      </w:ins>
      <w:ins w:id="21" w:author="HRX" w:date="2024-01-09T14:59:11Z">
        <w:r>
          <w:rPr>
            <w:rFonts w:hint="eastAsia" w:asciiTheme="minorEastAsia" w:hAnsiTheme="minorEastAsia"/>
            <w:sz w:val="24"/>
            <w:lang w:val="en-US" w:eastAsia="zh-CN"/>
          </w:rPr>
          <w:t>，</w:t>
        </w:r>
      </w:ins>
      <w:ins w:id="22" w:author="HRX" w:date="2024-01-09T14:59:12Z">
        <w:r>
          <w:rPr>
            <w:rFonts w:hint="eastAsia" w:asciiTheme="minorEastAsia" w:hAnsiTheme="minorEastAsia"/>
            <w:sz w:val="24"/>
            <w:lang w:val="en-US" w:eastAsia="zh-CN"/>
          </w:rPr>
          <w:t>不支持</w:t>
        </w:r>
      </w:ins>
      <w:ins w:id="23" w:author="HRX" w:date="2024-01-09T14:59:13Z">
        <w:r>
          <w:rPr>
            <w:rFonts w:hint="eastAsia" w:asciiTheme="minorEastAsia" w:hAnsiTheme="minorEastAsia"/>
            <w:sz w:val="24"/>
            <w:lang w:val="en-US" w:eastAsia="zh-CN"/>
          </w:rPr>
          <w:t>取消</w:t>
        </w:r>
      </w:ins>
      <w:ins w:id="24" w:author="HRX" w:date="2024-01-09T14:59:19Z">
        <w:r>
          <w:rPr>
            <w:rFonts w:hint="eastAsia" w:asciiTheme="minorEastAsia" w:hAnsiTheme="minorEastAsia"/>
            <w:sz w:val="24"/>
            <w:lang w:val="en-US" w:eastAsia="zh-CN"/>
          </w:rPr>
          <w:t>。</w:t>
        </w:r>
      </w:ins>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存入日期00:00前</w:t>
      </w:r>
      <w:ins w:id="25" w:author="HRX" w:date="2024-01-09T14:48:42Z">
        <w:r>
          <w:rPr>
            <w:rFonts w:hint="eastAsia" w:asciiTheme="minorEastAsia" w:hAnsiTheme="minorEastAsia"/>
            <w:sz w:val="24"/>
            <w:lang w:val="en-US" w:eastAsia="zh-CN"/>
          </w:rPr>
          <w:t>取消</w:t>
        </w:r>
      </w:ins>
      <w:ins w:id="26" w:author="HRX" w:date="2024-01-09T14:48:43Z">
        <w:r>
          <w:rPr>
            <w:rFonts w:hint="eastAsia" w:asciiTheme="minorEastAsia" w:hAnsiTheme="minorEastAsia"/>
            <w:sz w:val="24"/>
            <w:lang w:val="en-US" w:eastAsia="zh-CN"/>
          </w:rPr>
          <w:t>订单</w:t>
        </w:r>
      </w:ins>
      <w:r>
        <w:rPr>
          <w:rFonts w:hint="eastAsia" w:asciiTheme="minorEastAsia" w:hAnsiTheme="minorEastAsia"/>
          <w:sz w:val="24"/>
          <w:lang w:val="en-US" w:eastAsia="zh-CN"/>
        </w:rPr>
        <w:t>，可退全款</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存入日期00:00后到存入日期当天23:59:59点前取消</w:t>
      </w:r>
      <w:ins w:id="27" w:author="HRX" w:date="2024-01-09T14:48:51Z">
        <w:r>
          <w:rPr>
            <w:rFonts w:hint="eastAsia" w:asciiTheme="minorEastAsia" w:hAnsiTheme="minorEastAsia"/>
            <w:sz w:val="24"/>
            <w:lang w:val="en-US" w:eastAsia="zh-CN"/>
          </w:rPr>
          <w:t>订单</w:t>
        </w:r>
      </w:ins>
      <w:r>
        <w:rPr>
          <w:rFonts w:hint="eastAsia" w:asciiTheme="minorEastAsia" w:hAnsiTheme="minorEastAsia"/>
          <w:sz w:val="24"/>
          <w:lang w:val="en-US" w:eastAsia="zh-CN"/>
        </w:rPr>
        <w:t>，</w:t>
      </w:r>
      <w:del w:id="28" w:author="HRX" w:date="2024-01-09T14:49:15Z">
        <w:r>
          <w:rPr>
            <w:rFonts w:hint="eastAsia" w:asciiTheme="minorEastAsia" w:hAnsiTheme="minorEastAsia"/>
            <w:sz w:val="24"/>
            <w:lang w:val="en-US" w:eastAsia="zh-CN"/>
          </w:rPr>
          <w:delText>除按照第七条第1款支付寄存费用外，同时还应将</w:delText>
        </w:r>
      </w:del>
      <w:r>
        <w:rPr>
          <w:rFonts w:hint="eastAsia" w:asciiTheme="minorEastAsia" w:hAnsiTheme="minorEastAsia"/>
          <w:sz w:val="24"/>
          <w:lang w:val="en-US" w:eastAsia="zh-CN"/>
        </w:rPr>
        <w:t>按</w:t>
      </w:r>
      <w:ins w:id="29" w:author="HRX" w:date="2024-01-09T14:49:43Z">
        <w:r>
          <w:rPr>
            <w:rFonts w:hint="eastAsia" w:asciiTheme="minorEastAsia" w:hAnsiTheme="minorEastAsia"/>
            <w:sz w:val="24"/>
            <w:lang w:val="en-US" w:eastAsia="zh-CN"/>
          </w:rPr>
          <w:t>商家</w:t>
        </w:r>
      </w:ins>
      <w:del w:id="30" w:author="HRX" w:date="2024-01-09T14:49:42Z">
        <w:commentRangeStart w:id="2"/>
        <w:r>
          <w:rPr>
            <w:rFonts w:hint="eastAsia" w:asciiTheme="minorEastAsia" w:hAnsiTheme="minorEastAsia"/>
            <w:sz w:val="24"/>
            <w:lang w:val="en-US" w:eastAsia="zh-CN"/>
          </w:rPr>
          <w:delText>门店</w:delText>
        </w:r>
      </w:del>
      <w:r>
        <w:rPr>
          <w:rFonts w:hint="eastAsia" w:asciiTheme="minorEastAsia" w:hAnsiTheme="minorEastAsia"/>
          <w:sz w:val="24"/>
          <w:lang w:val="en-US" w:eastAsia="zh-CN"/>
        </w:rPr>
        <w:t>设定比例</w:t>
      </w:r>
      <w:ins w:id="31" w:author="HRX" w:date="2024-01-09T14:50:03Z">
        <w:r>
          <w:rPr>
            <w:rFonts w:hint="eastAsia" w:asciiTheme="minorEastAsia" w:hAnsiTheme="minorEastAsia"/>
            <w:sz w:val="24"/>
            <w:lang w:val="en-US" w:eastAsia="zh-CN"/>
          </w:rPr>
          <w:t>（20%~50%）</w:t>
        </w:r>
      </w:ins>
      <w:r>
        <w:rPr>
          <w:rFonts w:hint="eastAsia" w:asciiTheme="minorEastAsia" w:hAnsiTheme="minorEastAsia"/>
          <w:sz w:val="24"/>
          <w:lang w:val="en-US" w:eastAsia="zh-CN"/>
        </w:rPr>
        <w:t>扣除违约金</w:t>
      </w:r>
      <w:del w:id="32" w:author="HRX" w:date="2024-01-09T14:50:00Z">
        <w:r>
          <w:rPr>
            <w:rFonts w:hint="eastAsia" w:asciiTheme="minorEastAsia" w:hAnsiTheme="minorEastAsia"/>
            <w:sz w:val="24"/>
            <w:lang w:val="en-US" w:eastAsia="zh-CN"/>
          </w:rPr>
          <w:delText>（20%~50%）</w:delText>
        </w:r>
        <w:commentRangeEnd w:id="2"/>
      </w:del>
      <w:r>
        <w:commentReference w:id="2"/>
      </w:r>
      <w:ins w:id="33" w:author="HRX" w:date="2024-01-09T14:49:48Z">
        <w:r>
          <w:rPr>
            <w:rFonts w:hint="eastAsia" w:asciiTheme="minorEastAsia" w:hAnsiTheme="minorEastAsia"/>
            <w:sz w:val="24"/>
            <w:lang w:val="en-US" w:eastAsia="zh-CN"/>
          </w:rPr>
          <w:t>后</w:t>
        </w:r>
      </w:ins>
      <w:ins w:id="34" w:author="HRX" w:date="2024-01-09T14:51:37Z">
        <w:r>
          <w:rPr>
            <w:rFonts w:hint="eastAsia" w:asciiTheme="minorEastAsia" w:hAnsiTheme="minorEastAsia"/>
            <w:sz w:val="24"/>
            <w:lang w:val="en-US" w:eastAsia="zh-CN"/>
          </w:rPr>
          <w:t>退还</w:t>
        </w:r>
      </w:ins>
      <w:ins w:id="35" w:author="HRX" w:date="2024-01-09T14:49:52Z">
        <w:r>
          <w:rPr>
            <w:rFonts w:hint="eastAsia" w:asciiTheme="minorEastAsia" w:hAnsiTheme="minorEastAsia"/>
            <w:sz w:val="24"/>
            <w:lang w:val="en-US" w:eastAsia="zh-CN"/>
          </w:rPr>
          <w:t>剩余</w:t>
        </w:r>
      </w:ins>
      <w:ins w:id="36" w:author="HRX" w:date="2024-01-09T14:50:09Z">
        <w:r>
          <w:rPr>
            <w:rFonts w:hint="eastAsia" w:asciiTheme="minorEastAsia" w:hAnsiTheme="minorEastAsia"/>
            <w:sz w:val="24"/>
            <w:lang w:val="en-US" w:eastAsia="zh-CN"/>
          </w:rPr>
          <w:t>部分</w:t>
        </w:r>
      </w:ins>
      <w:r>
        <w:rPr>
          <w:rFonts w:hint="eastAsia" w:asciiTheme="minorEastAsia" w:hAnsiTheme="minorEastAsia"/>
          <w:sz w:val="24"/>
          <w:lang w:val="en-US" w:eastAsia="zh-CN"/>
        </w:rPr>
        <w:t>。</w:t>
      </w:r>
      <w:commentRangeStart w:id="3"/>
      <w:r>
        <w:rPr>
          <w:rFonts w:hint="eastAsia" w:asciiTheme="minorEastAsia" w:hAnsiTheme="minorEastAsia"/>
          <w:sz w:val="24"/>
          <w:lang w:val="en-US" w:eastAsia="zh-CN"/>
        </w:rPr>
        <w:t>超过存入日期23:59:59，则不可取消订单</w:t>
      </w:r>
      <w:commentRangeEnd w:id="3"/>
      <w:r>
        <w:commentReference w:id="3"/>
      </w:r>
      <w:r>
        <w:rPr>
          <w:rFonts w:hint="eastAsia" w:asciiTheme="minorEastAsia" w:hAnsiTheme="minorEastAsia"/>
          <w:sz w:val="24"/>
          <w:lang w:val="en-US" w:eastAsia="zh-CN"/>
        </w:rPr>
        <w:t>。</w:t>
      </w:r>
    </w:p>
    <w:p>
      <w:pPr>
        <w:numPr>
          <w:ilvl w:val="1"/>
          <w:numId w:val="1"/>
        </w:numPr>
        <w:ind w:left="0" w:leftChars="0" w:firstLine="0" w:firstLineChars="0"/>
        <w:rPr>
          <w:rFonts w:hint="default" w:asciiTheme="minorEastAsia" w:hAnsiTheme="minorEastAsia"/>
          <w:sz w:val="24"/>
          <w:lang w:val="en-US" w:eastAsia="zh-CN"/>
        </w:rPr>
      </w:pPr>
      <w:commentRangeStart w:id="4"/>
      <w:r>
        <w:rPr>
          <w:rFonts w:hint="eastAsia" w:asciiTheme="minorEastAsia" w:hAnsiTheme="minorEastAsia"/>
          <w:sz w:val="24"/>
          <w:lang w:val="en-US" w:eastAsia="zh-CN"/>
        </w:rPr>
        <w:t>超过取回日期</w:t>
      </w:r>
      <w:del w:id="37" w:author="HRX" w:date="2024-01-09T14:52:39Z">
        <w:r>
          <w:rPr>
            <w:rFonts w:hint="eastAsia" w:asciiTheme="minorEastAsia" w:hAnsiTheme="minorEastAsia"/>
            <w:sz w:val="24"/>
            <w:lang w:val="en-US" w:eastAsia="zh-CN"/>
          </w:rPr>
          <w:delText>后</w:delText>
        </w:r>
      </w:del>
      <w:ins w:id="38" w:author="HRX" w:date="2024-01-09T14:51:00Z">
        <w:r>
          <w:rPr>
            <w:rFonts w:hint="eastAsia" w:asciiTheme="minorEastAsia" w:hAnsiTheme="minorEastAsia"/>
            <w:sz w:val="24"/>
            <w:lang w:val="en-US" w:eastAsia="zh-CN"/>
          </w:rPr>
          <w:t>未</w:t>
        </w:r>
      </w:ins>
      <w:ins w:id="39" w:author="HRX" w:date="2024-01-09T14:51:02Z">
        <w:r>
          <w:rPr>
            <w:rFonts w:hint="eastAsia" w:asciiTheme="minorEastAsia" w:hAnsiTheme="minorEastAsia"/>
            <w:sz w:val="24"/>
            <w:lang w:val="en-US" w:eastAsia="zh-CN"/>
          </w:rPr>
          <w:t>寄存</w:t>
        </w:r>
      </w:ins>
      <w:r>
        <w:rPr>
          <w:rFonts w:hint="eastAsia" w:asciiTheme="minorEastAsia" w:hAnsiTheme="minorEastAsia"/>
          <w:sz w:val="24"/>
          <w:lang w:val="en-US" w:eastAsia="zh-CN"/>
        </w:rPr>
        <w:t>，视为订单已</w:t>
      </w:r>
      <w:ins w:id="40" w:author="HRX" w:date="2024-01-09T14:50:52Z">
        <w:r>
          <w:rPr>
            <w:rFonts w:hint="eastAsia" w:asciiTheme="minorEastAsia" w:hAnsiTheme="minorEastAsia"/>
            <w:sz w:val="24"/>
            <w:lang w:val="en-US" w:eastAsia="zh-CN"/>
          </w:rPr>
          <w:t>失效</w:t>
        </w:r>
      </w:ins>
      <w:del w:id="41" w:author="HRX" w:date="2024-01-09T14:50:51Z">
        <w:r>
          <w:rPr>
            <w:rFonts w:hint="eastAsia" w:asciiTheme="minorEastAsia" w:hAnsiTheme="minorEastAsia"/>
            <w:sz w:val="24"/>
            <w:lang w:val="en-US" w:eastAsia="zh-CN"/>
          </w:rPr>
          <w:delText>使</w:delText>
        </w:r>
      </w:del>
      <w:del w:id="42" w:author="HRX" w:date="2024-01-09T14:50:50Z">
        <w:r>
          <w:rPr>
            <w:rFonts w:hint="eastAsia" w:asciiTheme="minorEastAsia" w:hAnsiTheme="minorEastAsia"/>
            <w:sz w:val="24"/>
            <w:lang w:val="en-US" w:eastAsia="zh-CN"/>
          </w:rPr>
          <w:delText>用</w:delText>
        </w:r>
      </w:del>
      <w:r>
        <w:rPr>
          <w:rFonts w:hint="eastAsia" w:asciiTheme="minorEastAsia" w:hAnsiTheme="minorEastAsia"/>
          <w:sz w:val="24"/>
          <w:lang w:val="en-US" w:eastAsia="zh-CN"/>
        </w:rPr>
        <w:t>，不可取消和退款</w:t>
      </w:r>
      <w:commentRangeEnd w:id="4"/>
      <w:r>
        <w:commentReference w:id="4"/>
      </w:r>
      <w:r>
        <w:rPr>
          <w:rFonts w:hint="eastAsia" w:asciiTheme="minorEastAsia" w:hAnsiTheme="minorEastAsia"/>
          <w:sz w:val="24"/>
          <w:lang w:val="en-US" w:eastAsia="zh-CN"/>
        </w:rPr>
        <w:t>。</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针对</w:t>
      </w:r>
      <w:commentRangeStart w:id="5"/>
      <w:r>
        <w:rPr>
          <w:rFonts w:hint="eastAsia" w:asciiTheme="minorEastAsia" w:hAnsiTheme="minorEastAsia"/>
          <w:sz w:val="24"/>
          <w:lang w:val="en-US" w:eastAsia="zh-CN"/>
        </w:rPr>
        <w:t>恶意</w:t>
      </w:r>
      <w:ins w:id="43" w:author="HRX" w:date="2024-01-09T15:04:55Z">
        <w:r>
          <w:rPr>
            <w:rFonts w:hint="eastAsia" w:asciiTheme="minorEastAsia" w:hAnsiTheme="minorEastAsia"/>
            <w:sz w:val="24"/>
            <w:lang w:val="en-US" w:eastAsia="zh-CN"/>
          </w:rPr>
          <w:t>退款</w:t>
        </w:r>
      </w:ins>
      <w:del w:id="44" w:author="HRX" w:date="2024-01-09T15:04:54Z">
        <w:r>
          <w:rPr>
            <w:rFonts w:hint="eastAsia" w:asciiTheme="minorEastAsia" w:hAnsiTheme="minorEastAsia"/>
            <w:sz w:val="24"/>
            <w:lang w:val="en-US" w:eastAsia="zh-CN"/>
          </w:rPr>
          <w:delText>下单</w:delText>
        </w:r>
      </w:del>
      <w:r>
        <w:rPr>
          <w:rFonts w:hint="eastAsia" w:asciiTheme="minorEastAsia" w:hAnsiTheme="minorEastAsia"/>
          <w:sz w:val="24"/>
          <w:lang w:val="en-US" w:eastAsia="zh-CN"/>
        </w:rPr>
        <w:t>（比如：</w:t>
      </w:r>
      <w:ins w:id="45" w:author="HRX" w:date="2024-01-09T15:03:04Z">
        <w:r>
          <w:rPr>
            <w:rFonts w:hint="eastAsia" w:asciiTheme="minorEastAsia" w:hAnsiTheme="minorEastAsia"/>
            <w:sz w:val="24"/>
            <w:lang w:val="en-US" w:eastAsia="zh-CN"/>
          </w:rPr>
          <w:t>没有</w:t>
        </w:r>
      </w:ins>
      <w:ins w:id="46" w:author="HRX" w:date="2024-01-09T15:04:04Z">
        <w:r>
          <w:rPr>
            <w:rFonts w:hint="eastAsia" w:asciiTheme="minorEastAsia" w:hAnsiTheme="minorEastAsia"/>
            <w:sz w:val="24"/>
            <w:lang w:val="en-US" w:eastAsia="zh-CN"/>
          </w:rPr>
          <w:t>实际</w:t>
        </w:r>
      </w:ins>
      <w:ins w:id="47" w:author="HRX" w:date="2024-01-09T15:03:04Z">
        <w:r>
          <w:rPr>
            <w:rFonts w:hint="eastAsia" w:asciiTheme="minorEastAsia" w:hAnsiTheme="minorEastAsia"/>
            <w:sz w:val="24"/>
            <w:lang w:val="en-US" w:eastAsia="zh-CN"/>
          </w:rPr>
          <w:t>寄存</w:t>
        </w:r>
      </w:ins>
      <w:ins w:id="48" w:author="HRX" w:date="2024-01-09T15:03:06Z">
        <w:r>
          <w:rPr>
            <w:rFonts w:hint="eastAsia" w:asciiTheme="minorEastAsia" w:hAnsiTheme="minorEastAsia"/>
            <w:sz w:val="24"/>
            <w:lang w:val="en-US" w:eastAsia="zh-CN"/>
          </w:rPr>
          <w:t>需求</w:t>
        </w:r>
      </w:ins>
      <w:ins w:id="49" w:author="HRX" w:date="2024-01-09T15:06:51Z">
        <w:r>
          <w:rPr>
            <w:rFonts w:hint="eastAsia" w:asciiTheme="minorEastAsia" w:hAnsiTheme="minorEastAsia"/>
            <w:sz w:val="24"/>
            <w:lang w:val="en-US" w:eastAsia="zh-CN"/>
          </w:rPr>
          <w:t>下单</w:t>
        </w:r>
      </w:ins>
      <w:ins w:id="50" w:author="HRX" w:date="2024-01-09T15:06:54Z">
        <w:r>
          <w:rPr>
            <w:rFonts w:hint="eastAsia" w:asciiTheme="minorEastAsia" w:hAnsiTheme="minorEastAsia"/>
            <w:sz w:val="24"/>
            <w:lang w:val="en-US" w:eastAsia="zh-CN"/>
          </w:rPr>
          <w:t>后要求</w:t>
        </w:r>
      </w:ins>
      <w:ins w:id="51" w:author="HRX" w:date="2024-01-09T15:06:55Z">
        <w:r>
          <w:rPr>
            <w:rFonts w:hint="eastAsia" w:asciiTheme="minorEastAsia" w:hAnsiTheme="minorEastAsia"/>
            <w:sz w:val="24"/>
            <w:lang w:val="en-US" w:eastAsia="zh-CN"/>
          </w:rPr>
          <w:t>退款</w:t>
        </w:r>
      </w:ins>
      <w:ins w:id="52" w:author="HRX" w:date="2024-01-09T15:04:13Z">
        <w:r>
          <w:rPr>
            <w:rFonts w:hint="eastAsia" w:asciiTheme="minorEastAsia" w:hAnsiTheme="minorEastAsia"/>
            <w:sz w:val="24"/>
            <w:lang w:val="en-US" w:eastAsia="zh-CN"/>
          </w:rPr>
          <w:t>、</w:t>
        </w:r>
      </w:ins>
      <w:ins w:id="53" w:author="HRX" w:date="2024-01-09T15:04:14Z">
        <w:r>
          <w:rPr>
            <w:rFonts w:hint="eastAsia" w:asciiTheme="minorEastAsia" w:hAnsiTheme="minorEastAsia"/>
            <w:sz w:val="24"/>
            <w:lang w:val="en-US" w:eastAsia="zh-CN"/>
          </w:rPr>
          <w:t>多次</w:t>
        </w:r>
      </w:ins>
      <w:ins w:id="54" w:author="HRX" w:date="2024-01-09T15:04:15Z">
        <w:r>
          <w:rPr>
            <w:rFonts w:hint="eastAsia" w:asciiTheme="minorEastAsia" w:hAnsiTheme="minorEastAsia"/>
            <w:sz w:val="24"/>
            <w:lang w:val="en-US" w:eastAsia="zh-CN"/>
          </w:rPr>
          <w:t>下单</w:t>
        </w:r>
      </w:ins>
      <w:ins w:id="55" w:author="HRX" w:date="2024-01-09T15:04:16Z">
        <w:r>
          <w:rPr>
            <w:rFonts w:hint="eastAsia" w:asciiTheme="minorEastAsia" w:hAnsiTheme="minorEastAsia"/>
            <w:sz w:val="24"/>
            <w:lang w:val="en-US" w:eastAsia="zh-CN"/>
          </w:rPr>
          <w:t>后</w:t>
        </w:r>
      </w:ins>
      <w:ins w:id="56" w:author="HRX" w:date="2024-01-09T15:04:17Z">
        <w:r>
          <w:rPr>
            <w:rFonts w:hint="eastAsia" w:asciiTheme="minorEastAsia" w:hAnsiTheme="minorEastAsia"/>
            <w:sz w:val="24"/>
            <w:lang w:val="en-US" w:eastAsia="zh-CN"/>
          </w:rPr>
          <w:t>取消</w:t>
        </w:r>
      </w:ins>
      <w:ins w:id="57" w:author="HRX" w:date="2024-01-09T15:06:43Z">
        <w:r>
          <w:rPr>
            <w:rFonts w:hint="eastAsia" w:asciiTheme="minorEastAsia" w:hAnsiTheme="minorEastAsia"/>
            <w:sz w:val="24"/>
            <w:lang w:val="en-US" w:eastAsia="zh-CN"/>
          </w:rPr>
          <w:t>订单</w:t>
        </w:r>
      </w:ins>
      <w:ins w:id="58" w:author="HRX" w:date="2024-01-09T15:05:05Z">
        <w:r>
          <w:rPr>
            <w:rFonts w:hint="eastAsia" w:asciiTheme="minorEastAsia" w:hAnsiTheme="minorEastAsia"/>
            <w:sz w:val="24"/>
            <w:lang w:val="en-US" w:eastAsia="zh-CN"/>
          </w:rPr>
          <w:t>、</w:t>
        </w:r>
      </w:ins>
      <w:ins w:id="59" w:author="HRX" w:date="2024-01-09T15:05:07Z">
        <w:r>
          <w:rPr>
            <w:rFonts w:hint="eastAsia" w:asciiTheme="minorEastAsia" w:hAnsiTheme="minorEastAsia"/>
            <w:sz w:val="24"/>
            <w:lang w:val="en-US" w:eastAsia="zh-CN"/>
          </w:rPr>
          <w:t>已</w:t>
        </w:r>
      </w:ins>
      <w:ins w:id="60" w:author="HRX" w:date="2024-01-09T15:06:12Z">
        <w:r>
          <w:rPr>
            <w:rFonts w:hint="eastAsia" w:asciiTheme="minorEastAsia" w:hAnsiTheme="minorEastAsia"/>
            <w:sz w:val="24"/>
            <w:lang w:val="en-US" w:eastAsia="zh-CN"/>
          </w:rPr>
          <w:t>寄</w:t>
        </w:r>
      </w:ins>
      <w:ins w:id="61" w:author="HRX" w:date="2024-01-09T15:06:18Z">
        <w:r>
          <w:rPr>
            <w:rFonts w:hint="eastAsia" w:asciiTheme="minorEastAsia" w:hAnsiTheme="minorEastAsia"/>
            <w:sz w:val="24"/>
            <w:lang w:val="en-US" w:eastAsia="zh-CN"/>
          </w:rPr>
          <w:t>行李</w:t>
        </w:r>
      </w:ins>
      <w:ins w:id="62" w:author="HRX" w:date="2024-01-09T15:06:19Z">
        <w:r>
          <w:rPr>
            <w:rFonts w:hint="eastAsia" w:asciiTheme="minorEastAsia" w:hAnsiTheme="minorEastAsia"/>
            <w:sz w:val="24"/>
            <w:lang w:val="en-US" w:eastAsia="zh-CN"/>
          </w:rPr>
          <w:t>物品</w:t>
        </w:r>
      </w:ins>
      <w:ins w:id="63" w:author="HRX" w:date="2024-01-09T15:06:22Z">
        <w:r>
          <w:rPr>
            <w:rFonts w:hint="eastAsia" w:asciiTheme="minorEastAsia" w:hAnsiTheme="minorEastAsia"/>
            <w:sz w:val="24"/>
            <w:lang w:val="en-US" w:eastAsia="zh-CN"/>
          </w:rPr>
          <w:t>取</w:t>
        </w:r>
      </w:ins>
      <w:ins w:id="64" w:author="HRX" w:date="2024-01-09T15:06:23Z">
        <w:r>
          <w:rPr>
            <w:rFonts w:hint="eastAsia" w:asciiTheme="minorEastAsia" w:hAnsiTheme="minorEastAsia"/>
            <w:sz w:val="24"/>
            <w:lang w:val="en-US" w:eastAsia="zh-CN"/>
          </w:rPr>
          <w:t>回</w:t>
        </w:r>
      </w:ins>
      <w:ins w:id="65" w:author="HRX" w:date="2024-01-09T15:06:24Z">
        <w:r>
          <w:rPr>
            <w:rFonts w:hint="eastAsia" w:asciiTheme="minorEastAsia" w:hAnsiTheme="minorEastAsia"/>
            <w:sz w:val="24"/>
            <w:lang w:val="en-US" w:eastAsia="zh-CN"/>
          </w:rPr>
          <w:t>后</w:t>
        </w:r>
      </w:ins>
      <w:ins w:id="66" w:author="HRX" w:date="2024-01-09T15:06:37Z">
        <w:r>
          <w:rPr>
            <w:rFonts w:hint="eastAsia" w:asciiTheme="minorEastAsia" w:hAnsiTheme="minorEastAsia"/>
            <w:sz w:val="24"/>
            <w:lang w:val="en-US" w:eastAsia="zh-CN"/>
          </w:rPr>
          <w:t>申请</w:t>
        </w:r>
      </w:ins>
      <w:ins w:id="67" w:author="HRX" w:date="2024-01-09T15:06:38Z">
        <w:r>
          <w:rPr>
            <w:rFonts w:hint="eastAsia" w:asciiTheme="minorEastAsia" w:hAnsiTheme="minorEastAsia"/>
            <w:sz w:val="24"/>
            <w:lang w:val="en-US" w:eastAsia="zh-CN"/>
          </w:rPr>
          <w:t>退款</w:t>
        </w:r>
      </w:ins>
      <w:del w:id="68" w:author="HRX" w:date="2024-01-09T15:07:03Z">
        <w:r>
          <w:rPr>
            <w:rFonts w:hint="eastAsia" w:asciiTheme="minorEastAsia" w:hAnsiTheme="minorEastAsia"/>
            <w:sz w:val="24"/>
            <w:lang w:val="en-US" w:eastAsia="zh-CN"/>
          </w:rPr>
          <w:delText xml:space="preserve"> </w:delText>
        </w:r>
      </w:del>
      <w:ins w:id="69" w:author="HRX" w:date="2024-01-09T15:07:00Z">
        <w:r>
          <w:rPr>
            <w:rFonts w:hint="eastAsia" w:asciiTheme="minorEastAsia" w:hAnsiTheme="minorEastAsia"/>
            <w:sz w:val="24"/>
            <w:lang w:val="en-US" w:eastAsia="zh-CN"/>
          </w:rPr>
          <w:t>等</w:t>
        </w:r>
      </w:ins>
      <w:r>
        <w:rPr>
          <w:rFonts w:hint="eastAsia" w:asciiTheme="minorEastAsia" w:hAnsiTheme="minorEastAsia"/>
          <w:sz w:val="24"/>
          <w:lang w:val="en-US" w:eastAsia="zh-CN"/>
        </w:rPr>
        <w:t xml:space="preserve"> ）</w:t>
      </w:r>
      <w:commentRangeEnd w:id="5"/>
      <w:r>
        <w:commentReference w:id="5"/>
      </w:r>
      <w:del w:id="70" w:author="HRX" w:date="2024-01-09T15:05:14Z">
        <w:r>
          <w:rPr>
            <w:rFonts w:hint="eastAsia" w:asciiTheme="minorEastAsia" w:hAnsiTheme="minorEastAsia"/>
            <w:sz w:val="24"/>
            <w:lang w:val="en-US" w:eastAsia="zh-CN"/>
          </w:rPr>
          <w:delText>申</w:delText>
        </w:r>
      </w:del>
      <w:del w:id="71" w:author="HRX" w:date="2024-01-09T15:05:13Z">
        <w:r>
          <w:rPr>
            <w:rFonts w:hint="eastAsia" w:asciiTheme="minorEastAsia" w:hAnsiTheme="minorEastAsia"/>
            <w:sz w:val="24"/>
            <w:lang w:val="en-US" w:eastAsia="zh-CN"/>
          </w:rPr>
          <w:delText>请退款</w:delText>
        </w:r>
      </w:del>
      <w:r>
        <w:rPr>
          <w:rFonts w:hint="eastAsia" w:asciiTheme="minorEastAsia" w:hAnsiTheme="minorEastAsia"/>
          <w:sz w:val="24"/>
          <w:lang w:val="en-US" w:eastAsia="zh-CN"/>
        </w:rPr>
        <w:t>的用户，平台有权驳回申请和限制使用。</w:t>
      </w:r>
    </w:p>
    <w:p>
      <w:pPr>
        <w:numPr>
          <w:ilvl w:val="-1"/>
          <w:numId w:val="0"/>
        </w:numPr>
        <w:ind w:left="0" w:leftChars="0" w:firstLine="0" w:firstLineChars="0"/>
        <w:rPr>
          <w:rFonts w:hint="default" w:asciiTheme="minorEastAsia" w:hAnsiTheme="minorEastAsia"/>
          <w:sz w:val="24"/>
          <w:lang w:val="en-US" w:eastAsia="zh-CN"/>
        </w:rPr>
      </w:pPr>
    </w:p>
    <w:p>
      <w:pPr>
        <w:numPr>
          <w:ilvl w:val="0"/>
          <w:numId w:val="1"/>
        </w:numPr>
        <w:ind w:left="0" w:leftChars="0" w:firstLine="0" w:firstLineChars="0"/>
        <w:rPr>
          <w:ins w:id="72" w:author="HRX" w:date="2024-01-10T15:18:07Z"/>
          <w:rFonts w:hint="default" w:asciiTheme="minorEastAsia" w:hAnsiTheme="minorEastAsia"/>
          <w:sz w:val="24"/>
          <w:lang w:val="en-US" w:eastAsia="zh-CN"/>
        </w:rPr>
      </w:pPr>
      <w:ins w:id="73" w:author="HRX" w:date="2024-01-10T15:11:02Z">
        <w:r>
          <w:rPr>
            <w:rFonts w:hint="default" w:asciiTheme="minorEastAsia" w:hAnsiTheme="minorEastAsia"/>
            <w:sz w:val="24"/>
            <w:lang w:val="en-US" w:eastAsia="zh-CN"/>
          </w:rPr>
          <w:t>用户</w:t>
        </w:r>
      </w:ins>
      <w:ins w:id="74" w:author="HRX" w:date="2024-01-10T15:17:53Z">
        <w:r>
          <w:rPr>
            <w:rFonts w:hint="eastAsia" w:asciiTheme="minorEastAsia" w:hAnsiTheme="minorEastAsia"/>
            <w:sz w:val="24"/>
            <w:lang w:val="en-US" w:eastAsia="zh-CN"/>
          </w:rPr>
          <w:t>同意</w:t>
        </w:r>
      </w:ins>
      <w:ins w:id="75" w:author="HRX" w:date="2024-01-10T15:11:02Z">
        <w:r>
          <w:rPr>
            <w:rFonts w:hint="default" w:asciiTheme="minorEastAsia" w:hAnsiTheme="minorEastAsia"/>
            <w:sz w:val="24"/>
            <w:lang w:val="en-US" w:eastAsia="zh-CN"/>
          </w:rPr>
          <w:t>:如因寄存点的过失，造成行李或物件的遗失或损坏，寄存</w:t>
        </w:r>
      </w:ins>
      <w:ins w:id="76" w:author="HRX" w:date="2024-01-10T15:11:57Z">
        <w:r>
          <w:rPr>
            <w:rFonts w:hint="eastAsia" w:asciiTheme="minorEastAsia" w:hAnsiTheme="minorEastAsia"/>
            <w:sz w:val="24"/>
            <w:lang w:val="en-US" w:eastAsia="zh-CN"/>
          </w:rPr>
          <w:t>点</w:t>
        </w:r>
      </w:ins>
      <w:ins w:id="77" w:author="HRX" w:date="2024-01-10T15:11:02Z">
        <w:r>
          <w:rPr>
            <w:rFonts w:hint="default" w:asciiTheme="minorEastAsia" w:hAnsiTheme="minorEastAsia"/>
            <w:sz w:val="24"/>
            <w:lang w:val="en-US" w:eastAsia="zh-CN"/>
          </w:rPr>
          <w:t>的赔偿责任以人民币</w:t>
        </w:r>
      </w:ins>
      <w:ins w:id="78" w:author="HRX" w:date="2024-01-10T15:27:23Z">
        <w:r>
          <w:rPr>
            <w:rFonts w:hint="eastAsia" w:asciiTheme="minorEastAsia" w:hAnsiTheme="minorEastAsia"/>
            <w:sz w:val="24"/>
            <w:lang w:val="en-US" w:eastAsia="zh-CN"/>
          </w:rPr>
          <w:t>5</w:t>
        </w:r>
      </w:ins>
      <w:ins w:id="79" w:author="HRX" w:date="2024-01-10T15:11:02Z">
        <w:r>
          <w:rPr>
            <w:rFonts w:hint="default" w:asciiTheme="minorEastAsia" w:hAnsiTheme="minorEastAsia"/>
            <w:sz w:val="24"/>
            <w:lang w:val="en-US" w:eastAsia="zh-CN"/>
          </w:rPr>
          <w:t>00元为上限</w:t>
        </w:r>
      </w:ins>
      <w:ins w:id="80" w:author="HRX" w:date="2024-01-10T15:17:42Z">
        <w:r>
          <w:rPr>
            <w:rFonts w:hint="eastAsia" w:asciiTheme="minorEastAsia" w:hAnsiTheme="minorEastAsia"/>
            <w:sz w:val="24"/>
            <w:lang w:val="en-US" w:eastAsia="zh-CN"/>
          </w:rPr>
          <w:t>。</w:t>
        </w:r>
      </w:ins>
    </w:p>
    <w:p>
      <w:pPr>
        <w:numPr>
          <w:ilvl w:val="-1"/>
          <w:numId w:val="0"/>
        </w:numPr>
        <w:ind w:left="0" w:leftChars="0" w:firstLine="0" w:firstLineChars="0"/>
        <w:rPr>
          <w:ins w:id="82" w:author="HRX" w:date="2024-01-10T15:10:11Z"/>
          <w:rFonts w:hint="default" w:asciiTheme="minorEastAsia" w:hAnsiTheme="minorEastAsia"/>
          <w:sz w:val="24"/>
          <w:lang w:val="en-US" w:eastAsia="zh-CN"/>
        </w:rPr>
        <w:pPrChange w:id="81" w:author="HRX" w:date="2024-01-10T15:18:08Z">
          <w:pPr>
            <w:numPr>
              <w:ilvl w:val="0"/>
              <w:numId w:val="1"/>
            </w:numPr>
            <w:ind w:left="0" w:leftChars="0" w:firstLine="0" w:firstLineChars="0"/>
          </w:pPr>
        </w:pPrChange>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通知</w:t>
      </w:r>
    </w:p>
    <w:p>
      <w:pPr>
        <w:rPr>
          <w:rFonts w:hint="eastAsia" w:asciiTheme="minorEastAsia" w:hAnsiTheme="minorEastAsia"/>
          <w:sz w:val="24"/>
        </w:rPr>
      </w:pPr>
      <w:r>
        <w:rPr>
          <w:rFonts w:hint="eastAsia" w:asciiTheme="minorEastAsia" w:hAnsiTheme="minorEastAsia"/>
          <w:sz w:val="24"/>
        </w:rPr>
        <w:t xml:space="preserve">1. </w:t>
      </w:r>
      <w:r>
        <w:rPr>
          <w:rFonts w:hint="eastAsia" w:asciiTheme="minorEastAsia" w:hAnsiTheme="minorEastAsia"/>
          <w:sz w:val="24"/>
          <w:lang w:val="en-US" w:eastAsia="zh-CN"/>
        </w:rPr>
        <w:t>平台</w:t>
      </w:r>
      <w:r>
        <w:rPr>
          <w:rFonts w:hint="eastAsia" w:asciiTheme="minorEastAsia" w:hAnsiTheme="minorEastAsia"/>
          <w:sz w:val="24"/>
        </w:rPr>
        <w:t>联系方式是公示的客服电话，是</w:t>
      </w:r>
      <w:r>
        <w:rPr>
          <w:rFonts w:hint="eastAsia" w:asciiTheme="minorEastAsia" w:hAnsiTheme="minorEastAsia"/>
          <w:sz w:val="24"/>
          <w:lang w:val="en-US" w:eastAsia="zh-CN"/>
        </w:rPr>
        <w:t>用户</w:t>
      </w:r>
      <w:r>
        <w:rPr>
          <w:rFonts w:hint="eastAsia" w:asciiTheme="minorEastAsia" w:hAnsiTheme="minorEastAsia"/>
          <w:sz w:val="24"/>
        </w:rPr>
        <w:t>对</w:t>
      </w:r>
      <w:r>
        <w:rPr>
          <w:rFonts w:hint="eastAsia" w:asciiTheme="minorEastAsia" w:hAnsiTheme="minorEastAsia"/>
          <w:sz w:val="24"/>
          <w:lang w:val="en-US" w:eastAsia="zh-CN"/>
        </w:rPr>
        <w:t>平台</w:t>
      </w:r>
      <w:r>
        <w:rPr>
          <w:rFonts w:hint="eastAsia" w:asciiTheme="minorEastAsia" w:hAnsiTheme="minorEastAsia"/>
          <w:sz w:val="24"/>
        </w:rPr>
        <w:t>的常用及紧急联系方式。</w:t>
      </w:r>
    </w:p>
    <w:p>
      <w:pPr>
        <w:rPr>
          <w:rFonts w:hint="eastAsia" w:asciiTheme="minorEastAsia" w:hAnsiTheme="minorEastAsia"/>
          <w:sz w:val="24"/>
        </w:rPr>
      </w:pPr>
      <w:r>
        <w:rPr>
          <w:rFonts w:hint="eastAsia" w:asciiTheme="minorEastAsia" w:hAnsiTheme="minorEastAsia"/>
          <w:sz w:val="24"/>
        </w:rPr>
        <w:t xml:space="preserve">2. </w:t>
      </w:r>
      <w:r>
        <w:rPr>
          <w:rFonts w:hint="eastAsia" w:asciiTheme="minorEastAsia" w:hAnsiTheme="minorEastAsia"/>
          <w:sz w:val="24"/>
          <w:lang w:val="en-US" w:eastAsia="zh-CN"/>
        </w:rPr>
        <w:t>用户</w:t>
      </w:r>
      <w:r>
        <w:rPr>
          <w:rFonts w:hint="eastAsia" w:asciiTheme="minorEastAsia" w:hAnsiTheme="minorEastAsia"/>
          <w:sz w:val="24"/>
        </w:rPr>
        <w:t>填写电话号码视为</w:t>
      </w:r>
      <w:r>
        <w:rPr>
          <w:rFonts w:hint="eastAsia" w:asciiTheme="minorEastAsia" w:hAnsiTheme="minorEastAsia"/>
          <w:sz w:val="24"/>
          <w:lang w:val="en-US" w:eastAsia="zh-CN"/>
        </w:rPr>
        <w:t>用户</w:t>
      </w:r>
      <w:r>
        <w:rPr>
          <w:rFonts w:hint="eastAsia" w:asciiTheme="minorEastAsia" w:hAnsiTheme="minorEastAsia"/>
          <w:sz w:val="24"/>
        </w:rPr>
        <w:t>的联系方式，</w:t>
      </w:r>
      <w:r>
        <w:rPr>
          <w:rFonts w:hint="eastAsia" w:asciiTheme="minorEastAsia" w:hAnsiTheme="minorEastAsia"/>
          <w:sz w:val="24"/>
          <w:lang w:val="en-US" w:eastAsia="zh-CN"/>
        </w:rPr>
        <w:t>平台</w:t>
      </w:r>
      <w:r>
        <w:rPr>
          <w:rFonts w:hint="eastAsia" w:asciiTheme="minorEastAsia" w:hAnsiTheme="minorEastAsia"/>
          <w:sz w:val="24"/>
        </w:rPr>
        <w:t>联系</w:t>
      </w:r>
      <w:r>
        <w:rPr>
          <w:rFonts w:hint="eastAsia" w:asciiTheme="minorEastAsia" w:hAnsiTheme="minorEastAsia"/>
          <w:sz w:val="24"/>
          <w:lang w:val="en-US" w:eastAsia="zh-CN"/>
        </w:rPr>
        <w:t>用户</w:t>
      </w:r>
      <w:r>
        <w:rPr>
          <w:rFonts w:hint="eastAsia" w:asciiTheme="minorEastAsia" w:hAnsiTheme="minorEastAsia"/>
          <w:sz w:val="24"/>
        </w:rPr>
        <w:t>的方式有：拨打电话和发送短信，</w:t>
      </w:r>
      <w:r>
        <w:rPr>
          <w:rFonts w:hint="eastAsia" w:asciiTheme="minorEastAsia" w:hAnsiTheme="minorEastAsia"/>
          <w:sz w:val="24"/>
          <w:lang w:val="en-US" w:eastAsia="zh-CN"/>
        </w:rPr>
        <w:t>若用户</w:t>
      </w:r>
      <w:r>
        <w:rPr>
          <w:rFonts w:hint="eastAsia" w:asciiTheme="minorEastAsia" w:hAnsiTheme="minorEastAsia"/>
          <w:sz w:val="24"/>
        </w:rPr>
        <w:t>不接听电话，</w:t>
      </w:r>
      <w:r>
        <w:rPr>
          <w:rFonts w:hint="eastAsia" w:asciiTheme="minorEastAsia" w:hAnsiTheme="minorEastAsia"/>
          <w:sz w:val="24"/>
          <w:lang w:val="en-US" w:eastAsia="zh-CN"/>
        </w:rPr>
        <w:t>平台</w:t>
      </w:r>
      <w:r>
        <w:rPr>
          <w:rFonts w:hint="eastAsia" w:asciiTheme="minorEastAsia" w:hAnsiTheme="minorEastAsia"/>
          <w:sz w:val="24"/>
        </w:rPr>
        <w:t>向</w:t>
      </w:r>
      <w:r>
        <w:rPr>
          <w:rFonts w:hint="eastAsia" w:asciiTheme="minorEastAsia" w:hAnsiTheme="minorEastAsia"/>
          <w:sz w:val="24"/>
          <w:lang w:val="en-US" w:eastAsia="zh-CN"/>
        </w:rPr>
        <w:t>用户</w:t>
      </w:r>
      <w:r>
        <w:rPr>
          <w:rFonts w:hint="eastAsia" w:asciiTheme="minorEastAsia" w:hAnsiTheme="minorEastAsia"/>
          <w:sz w:val="24"/>
        </w:rPr>
        <w:t>发送短信后次日视为通知送达。</w:t>
      </w:r>
    </w:p>
    <w:p>
      <w:pPr>
        <w:rPr>
          <w:rFonts w:hint="eastAsia" w:asciiTheme="minorEastAsia" w:hAnsiTheme="minorEastAsia"/>
          <w:sz w:val="24"/>
        </w:rPr>
      </w:pPr>
      <w:r>
        <w:rPr>
          <w:rFonts w:hint="eastAsia" w:asciiTheme="minorEastAsia" w:hAnsiTheme="minorEastAsia"/>
          <w:sz w:val="24"/>
        </w:rPr>
        <w:t xml:space="preserve">3. </w:t>
      </w:r>
      <w:r>
        <w:rPr>
          <w:rFonts w:hint="eastAsia" w:asciiTheme="minorEastAsia" w:hAnsiTheme="minorEastAsia"/>
          <w:sz w:val="24"/>
          <w:lang w:val="en-US" w:eastAsia="zh-CN"/>
        </w:rPr>
        <w:t>用户</w:t>
      </w:r>
      <w:r>
        <w:rPr>
          <w:rFonts w:hint="eastAsia" w:asciiTheme="minorEastAsia" w:hAnsiTheme="minorEastAsia"/>
          <w:sz w:val="24"/>
        </w:rPr>
        <w:t>租用储物柜成功、续用储物柜成功、退用储物柜成功后，</w:t>
      </w:r>
      <w:r>
        <w:rPr>
          <w:rFonts w:hint="eastAsia" w:asciiTheme="minorEastAsia" w:hAnsiTheme="minorEastAsia"/>
          <w:sz w:val="24"/>
          <w:lang w:val="en-US" w:eastAsia="zh-CN"/>
        </w:rPr>
        <w:t>平台</w:t>
      </w:r>
      <w:r>
        <w:rPr>
          <w:rFonts w:hint="eastAsia" w:asciiTheme="minorEastAsia" w:hAnsiTheme="minorEastAsia"/>
          <w:sz w:val="24"/>
        </w:rPr>
        <w:t>均有微信推送通知，请</w:t>
      </w:r>
      <w:r>
        <w:rPr>
          <w:rFonts w:hint="eastAsia" w:asciiTheme="minorEastAsia" w:hAnsiTheme="minorEastAsia"/>
          <w:sz w:val="24"/>
          <w:lang w:val="en-US" w:eastAsia="zh-CN"/>
        </w:rPr>
        <w:t>用户</w:t>
      </w:r>
      <w:r>
        <w:rPr>
          <w:rFonts w:hint="eastAsia" w:asciiTheme="minorEastAsia" w:hAnsiTheme="minorEastAsia"/>
          <w:sz w:val="24"/>
        </w:rPr>
        <w:t>及时核对推送内容，推送内容由</w:t>
      </w:r>
      <w:r>
        <w:rPr>
          <w:rFonts w:hint="eastAsia" w:asciiTheme="minorEastAsia" w:hAnsiTheme="minorEastAsia"/>
          <w:sz w:val="24"/>
          <w:lang w:val="en-US" w:eastAsia="zh-CN"/>
        </w:rPr>
        <w:t>用户</w:t>
      </w:r>
      <w:r>
        <w:rPr>
          <w:rFonts w:hint="eastAsia" w:asciiTheme="minorEastAsia" w:hAnsiTheme="minorEastAsia"/>
          <w:sz w:val="24"/>
        </w:rPr>
        <w:t>适时保存，</w:t>
      </w:r>
      <w:r>
        <w:rPr>
          <w:rFonts w:hint="eastAsia" w:asciiTheme="minorEastAsia" w:hAnsiTheme="minorEastAsia"/>
          <w:sz w:val="24"/>
          <w:lang w:val="en-US" w:eastAsia="zh-CN"/>
        </w:rPr>
        <w:t>平台</w:t>
      </w:r>
      <w:r>
        <w:rPr>
          <w:rFonts w:hint="eastAsia" w:asciiTheme="minorEastAsia" w:hAnsiTheme="minorEastAsia"/>
          <w:sz w:val="24"/>
        </w:rPr>
        <w:t>不再重复发送。</w:t>
      </w:r>
    </w:p>
    <w:p>
      <w:pPr>
        <w:numPr>
          <w:ilvl w:val="0"/>
          <w:numId w:val="0"/>
        </w:numPr>
        <w:ind w:leftChars="0"/>
        <w:rPr>
          <w:rFonts w:hint="default" w:asciiTheme="minorEastAsia" w:hAnsiTheme="minorEastAsia"/>
          <w:sz w:val="24"/>
          <w:lang w:val="en-US" w:eastAsia="zh-CN"/>
        </w:rPr>
      </w:pPr>
    </w:p>
    <w:p>
      <w:pPr>
        <w:numPr>
          <w:ilvl w:val="0"/>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lang w:val="en-US" w:eastAsia="zh-CN"/>
        </w:rPr>
        <w:t>保密</w:t>
      </w:r>
    </w:p>
    <w:p>
      <w:pPr>
        <w:numPr>
          <w:ilvl w:val="1"/>
          <w:numId w:val="1"/>
        </w:numPr>
        <w:ind w:left="0" w:leftChars="0" w:firstLine="0" w:firstLineChars="0"/>
        <w:rPr>
          <w:rFonts w:hint="eastAsia" w:asciiTheme="minorEastAsia" w:hAnsiTheme="minorEastAsia"/>
          <w:sz w:val="24"/>
        </w:rPr>
      </w:pPr>
      <w:r>
        <w:rPr>
          <w:rFonts w:hint="eastAsia" w:asciiTheme="minorEastAsia" w:hAnsiTheme="minorEastAsia"/>
          <w:sz w:val="24"/>
          <w:lang w:val="en-US" w:eastAsia="zh-CN"/>
        </w:rPr>
        <w:t>用户享有</w:t>
      </w:r>
      <w:r>
        <w:rPr>
          <w:rFonts w:hint="eastAsia" w:asciiTheme="minorEastAsia" w:hAnsiTheme="minorEastAsia"/>
          <w:sz w:val="24"/>
        </w:rPr>
        <w:t>其所使用</w:t>
      </w:r>
      <w:r>
        <w:rPr>
          <w:rFonts w:hint="eastAsia" w:asciiTheme="minorEastAsia" w:hAnsiTheme="minorEastAsia"/>
          <w:sz w:val="24"/>
          <w:lang w:val="en-US" w:eastAsia="zh-CN"/>
        </w:rPr>
        <w:t>寄存物品的</w:t>
      </w:r>
      <w:r>
        <w:rPr>
          <w:rFonts w:hint="eastAsia" w:asciiTheme="minorEastAsia" w:hAnsiTheme="minorEastAsia"/>
          <w:sz w:val="24"/>
        </w:rPr>
        <w:t>保密权、其所保管物品不受人为侵害和损坏的权利。</w:t>
      </w:r>
      <w:r>
        <w:rPr>
          <w:rFonts w:hint="eastAsia" w:asciiTheme="minorEastAsia" w:hAnsiTheme="minorEastAsia"/>
          <w:sz w:val="24"/>
          <w:lang w:val="en-US" w:eastAsia="zh-CN"/>
        </w:rPr>
        <w:t>平台和寄存点</w:t>
      </w:r>
      <w:r>
        <w:rPr>
          <w:rFonts w:hint="eastAsia" w:asciiTheme="minorEastAsia" w:hAnsiTheme="minorEastAsia"/>
          <w:sz w:val="24"/>
        </w:rPr>
        <w:t>将按有关法律规定为</w:t>
      </w:r>
      <w:r>
        <w:rPr>
          <w:rFonts w:hint="eastAsia" w:asciiTheme="minorEastAsia" w:hAnsiTheme="minorEastAsia"/>
          <w:sz w:val="24"/>
          <w:lang w:val="en-US" w:eastAsia="zh-CN"/>
        </w:rPr>
        <w:t>用户</w:t>
      </w:r>
      <w:r>
        <w:rPr>
          <w:rFonts w:hint="eastAsia" w:asciiTheme="minorEastAsia" w:hAnsiTheme="minorEastAsia"/>
          <w:sz w:val="24"/>
        </w:rPr>
        <w:t>保守秘密，除依国家法律法规或依据国家司法、执法机关判决、裁定或法令提供司法协助外，</w:t>
      </w:r>
      <w:r>
        <w:rPr>
          <w:rFonts w:hint="eastAsia" w:asciiTheme="minorEastAsia" w:hAnsiTheme="minorEastAsia"/>
          <w:sz w:val="24"/>
          <w:lang w:val="en-US" w:eastAsia="zh-CN"/>
        </w:rPr>
        <w:t>平台</w:t>
      </w:r>
      <w:r>
        <w:rPr>
          <w:rFonts w:hint="eastAsia" w:asciiTheme="minorEastAsia" w:hAnsiTheme="minorEastAsia"/>
          <w:sz w:val="24"/>
        </w:rPr>
        <w:t>不为任何单位和个人提供查询或查封存储之协助</w:t>
      </w:r>
      <w:r>
        <w:rPr>
          <w:rFonts w:hint="eastAsia" w:asciiTheme="minorEastAsia" w:hAnsiTheme="minorEastAsia"/>
          <w:sz w:val="24"/>
          <w:lang w:eastAsia="zh-CN"/>
        </w:rPr>
        <w:t>。</w:t>
      </w:r>
    </w:p>
    <w:p>
      <w:pPr>
        <w:numPr>
          <w:ilvl w:val="1"/>
          <w:numId w:val="1"/>
        </w:numPr>
        <w:ind w:left="0" w:leftChars="0" w:firstLine="0" w:firstLineChars="0"/>
        <w:rPr>
          <w:rFonts w:hint="eastAsia" w:asciiTheme="minorEastAsia" w:hAnsiTheme="minorEastAsia"/>
          <w:sz w:val="24"/>
        </w:rPr>
      </w:pPr>
      <w:r>
        <w:rPr>
          <w:rFonts w:hint="eastAsia" w:asciiTheme="minorEastAsia" w:hAnsiTheme="minorEastAsia"/>
          <w:sz w:val="24"/>
        </w:rPr>
        <w:t>双方保证对从另一方取得且无法自公开渠道获得的商业或个人秘密（技术信息、经营信息及其他秘密）予以保密，任何一方不得向任何第三方泄露该秘密的全部或部分内容。但法律、法规另有规定或双方另有约定的除外。一方违反上述保密义务</w:t>
      </w:r>
      <w:r>
        <w:rPr>
          <w:rFonts w:hint="eastAsia" w:asciiTheme="minorEastAsia" w:hAnsiTheme="minorEastAsia"/>
          <w:sz w:val="24"/>
          <w:lang w:val="en-US" w:eastAsia="zh-CN"/>
        </w:rPr>
        <w:t>给守约方造成损失</w:t>
      </w:r>
      <w:r>
        <w:rPr>
          <w:rFonts w:hint="eastAsia" w:asciiTheme="minorEastAsia" w:hAnsiTheme="minorEastAsia"/>
          <w:sz w:val="24"/>
        </w:rPr>
        <w:t>的，</w:t>
      </w:r>
      <w:r>
        <w:rPr>
          <w:rFonts w:hint="eastAsia" w:asciiTheme="minorEastAsia" w:hAnsiTheme="minorEastAsia"/>
          <w:sz w:val="24"/>
          <w:lang w:val="en-US" w:eastAsia="zh-CN"/>
        </w:rPr>
        <w:t>违约方</w:t>
      </w:r>
      <w:r>
        <w:rPr>
          <w:rFonts w:hint="eastAsia" w:asciiTheme="minorEastAsia" w:hAnsiTheme="minorEastAsia"/>
          <w:sz w:val="24"/>
        </w:rPr>
        <w:t>应赔偿由此</w:t>
      </w:r>
      <w:r>
        <w:rPr>
          <w:rFonts w:hint="eastAsia" w:asciiTheme="minorEastAsia" w:hAnsiTheme="minorEastAsia"/>
          <w:sz w:val="24"/>
          <w:lang w:val="en-US" w:eastAsia="zh-CN"/>
        </w:rPr>
        <w:t>给守约方</w:t>
      </w:r>
      <w:r>
        <w:rPr>
          <w:rFonts w:hint="eastAsia" w:asciiTheme="minorEastAsia" w:hAnsiTheme="minorEastAsia"/>
          <w:sz w:val="24"/>
        </w:rPr>
        <w:t>造成的损失。</w:t>
      </w:r>
    </w:p>
    <w:p>
      <w:pPr>
        <w:numPr>
          <w:ilvl w:val="1"/>
          <w:numId w:val="1"/>
        </w:numPr>
        <w:ind w:left="0" w:leftChars="0" w:firstLine="0" w:firstLineChars="0"/>
        <w:rPr>
          <w:rFonts w:hint="default" w:asciiTheme="minorEastAsia" w:hAnsiTheme="minorEastAsia"/>
          <w:sz w:val="24"/>
          <w:lang w:val="en-US" w:eastAsia="zh-CN"/>
        </w:rPr>
      </w:pPr>
      <w:r>
        <w:rPr>
          <w:rFonts w:hint="eastAsia" w:asciiTheme="minorEastAsia" w:hAnsiTheme="minorEastAsia"/>
          <w:sz w:val="24"/>
        </w:rPr>
        <w:t>公安司法部门依法调查</w:t>
      </w:r>
      <w:r>
        <w:rPr>
          <w:rFonts w:hint="eastAsia" w:asciiTheme="minorEastAsia" w:hAnsiTheme="minorEastAsia"/>
          <w:sz w:val="24"/>
          <w:lang w:val="en-US" w:eastAsia="zh-CN"/>
        </w:rPr>
        <w:t>用户</w:t>
      </w:r>
      <w:r>
        <w:rPr>
          <w:rFonts w:hint="eastAsia" w:asciiTheme="minorEastAsia" w:hAnsiTheme="minorEastAsia"/>
          <w:sz w:val="24"/>
        </w:rPr>
        <w:t>情况，检查、搜查可疑储物单元，符合法律程序并出具有关证明的，</w:t>
      </w:r>
      <w:r>
        <w:rPr>
          <w:rFonts w:hint="eastAsia" w:asciiTheme="minorEastAsia" w:hAnsiTheme="minorEastAsia"/>
          <w:sz w:val="24"/>
          <w:lang w:val="en-US" w:eastAsia="zh-CN"/>
        </w:rPr>
        <w:t>平台方</w:t>
      </w:r>
      <w:r>
        <w:rPr>
          <w:rFonts w:hint="eastAsia" w:asciiTheme="minorEastAsia" w:hAnsiTheme="minorEastAsia"/>
          <w:sz w:val="24"/>
        </w:rPr>
        <w:t>应予协助执行，并免除一切相关责任。</w:t>
      </w:r>
    </w:p>
    <w:p>
      <w:pPr>
        <w:rPr>
          <w:rFonts w:hint="eastAsia" w:asciiTheme="minorEastAsia" w:hAnsiTheme="minorEastAsia"/>
          <w:sz w:val="24"/>
          <w:lang w:val="en-US" w:eastAsia="zh-CN"/>
        </w:rPr>
      </w:pPr>
    </w:p>
    <w:p>
      <w:pPr>
        <w:rPr>
          <w:rFonts w:hint="eastAsia" w:asciiTheme="minorEastAsia" w:hAnsiTheme="minorEastAsia"/>
          <w:sz w:val="24"/>
        </w:rPr>
      </w:pPr>
      <w:r>
        <w:rPr>
          <w:rFonts w:hint="eastAsia" w:asciiTheme="minorEastAsia" w:hAnsiTheme="minorEastAsia"/>
          <w:sz w:val="24"/>
        </w:rPr>
        <w:t>十一、不可抗力及其他条款</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如果本</w:t>
      </w:r>
      <w:r>
        <w:rPr>
          <w:rFonts w:hint="eastAsia" w:asciiTheme="minorEastAsia" w:hAnsiTheme="minorEastAsia"/>
          <w:sz w:val="24"/>
          <w:lang w:val="en-US" w:eastAsia="zh-CN"/>
        </w:rPr>
        <w:t>协议</w:t>
      </w:r>
      <w:r>
        <w:rPr>
          <w:rFonts w:hint="eastAsia" w:asciiTheme="minorEastAsia" w:hAnsiTheme="minorEastAsia"/>
          <w:sz w:val="24"/>
        </w:rPr>
        <w:t>任何一方因受不可抗力事件影响而未能履行其在本协议下的全部或部分义务，该义务的履行在不可抗力事件妨碍其履行期间应予终止，协议双方互不承担任何责任。</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声称收到不可抗力事件影响的一方应尽可能在最短的时间内通过书面形式将不可抗力事件的发生通知另一方，并在该不可抗力时间发生后10日内向另一方提供关于此种不可抗力事件及持续时间的适当证据及协议不能履行或者需要延期履行的书面资料，声称不可抗力事件导致其对本协议的履行在客观上成为不可能或不实际的乙方，有责任尽一切合理的努力消除或减轻此等不可抗力事件的影响。</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不可抗力事件发生时，双方应立即通过友好协商决定如何执行本协议，不可抗力事件或其影响终止或消除后，双方应立即恢复履行各自在本协议项下的各项义务，如不可抗力及其影响无法终止或消除而致使合同任何一方丧失继续履行合同的能力，则双方可协商解除协议或暂时延迟协议的履行，且遭遇不可抗力一方无须为此承担责任。</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本协议所称“不可抗力”是指受影响一方不能合理控制的，无法预料或即可预料到也不可避免且无法克服，并于本协议签订日之后出现的，使该方对本合同全部或部分的履行在客观上成为不可能或不实际的任何事件，此等事件包括但不限于自然灾害如水灾、火灾、旱灾、台风、地震、以及社会事件，如战争（不论曾否宣战）、动乱、罢工、政府行为或法律规定等。</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因本协议中的事实陈述或任何默示保证或条件或明示规定等所有情况，</w:t>
      </w:r>
      <w:del w:id="83" w:author="HRX" w:date="2024-01-09T15:07:24Z">
        <w:commentRangeStart w:id="6"/>
        <w:r>
          <w:rPr>
            <w:rFonts w:hint="eastAsia" w:asciiTheme="minorEastAsia" w:hAnsiTheme="minorEastAsia"/>
            <w:sz w:val="24"/>
          </w:rPr>
          <w:delText>甲方</w:delText>
        </w:r>
        <w:commentRangeEnd w:id="6"/>
      </w:del>
      <w:r>
        <w:commentReference w:id="6"/>
      </w:r>
      <w:ins w:id="84" w:author="HRX" w:date="2024-01-09T15:07:27Z">
        <w:r>
          <w:rPr>
            <w:rFonts w:hint="eastAsia"/>
            <w:lang w:val="en-US" w:eastAsia="zh-CN"/>
          </w:rPr>
          <w:t>本</w:t>
        </w:r>
      </w:ins>
      <w:ins w:id="85" w:author="HRX" w:date="2024-01-09T15:07:29Z">
        <w:r>
          <w:rPr>
            <w:rFonts w:hint="eastAsia"/>
            <w:lang w:val="en-US" w:eastAsia="zh-CN"/>
          </w:rPr>
          <w:t>平台</w:t>
        </w:r>
      </w:ins>
      <w:r>
        <w:rPr>
          <w:rFonts w:hint="eastAsia" w:asciiTheme="minorEastAsia" w:hAnsiTheme="minorEastAsia"/>
          <w:sz w:val="24"/>
        </w:rPr>
        <w:t>及其雇员均不就根据本协议产生的或与本协议有关的任何损失或损害费用、开支或其他损失（不论是否因</w:t>
      </w:r>
      <w:del w:id="86" w:author="HRX" w:date="2024-01-09T15:07:42Z">
        <w:r>
          <w:rPr>
            <w:rFonts w:hint="eastAsia" w:asciiTheme="minorEastAsia" w:hAnsiTheme="minorEastAsia"/>
            <w:sz w:val="24"/>
          </w:rPr>
          <w:delText>甲方</w:delText>
        </w:r>
      </w:del>
      <w:ins w:id="87" w:author="HRX" w:date="2024-01-09T15:07:42Z">
        <w:r>
          <w:rPr>
            <w:rFonts w:hint="eastAsia" w:asciiTheme="minorEastAsia" w:hAnsiTheme="minorEastAsia"/>
            <w:sz w:val="24"/>
            <w:lang w:eastAsia="zh-CN"/>
          </w:rPr>
          <w:t>本平台</w:t>
        </w:r>
      </w:ins>
      <w:r>
        <w:rPr>
          <w:rFonts w:hint="eastAsia" w:asciiTheme="minorEastAsia" w:hAnsiTheme="minorEastAsia"/>
          <w:sz w:val="24"/>
        </w:rPr>
        <w:t>或其雇员或其他人的疏忽所造成）对</w:t>
      </w:r>
      <w:ins w:id="88" w:author="HRX" w:date="2024-01-09T15:07:48Z">
        <w:r>
          <w:rPr>
            <w:rFonts w:hint="eastAsia" w:asciiTheme="minorEastAsia" w:hAnsiTheme="minorEastAsia"/>
            <w:sz w:val="24"/>
            <w:lang w:val="en-US" w:eastAsia="zh-CN"/>
          </w:rPr>
          <w:t>用户</w:t>
        </w:r>
      </w:ins>
      <w:del w:id="89" w:author="HRX" w:date="2024-01-09T15:07:47Z">
        <w:commentRangeStart w:id="7"/>
        <w:r>
          <w:rPr>
            <w:rFonts w:hint="eastAsia" w:asciiTheme="minorEastAsia" w:hAnsiTheme="minorEastAsia"/>
            <w:sz w:val="24"/>
          </w:rPr>
          <w:delText>乙方</w:delText>
        </w:r>
        <w:commentRangeEnd w:id="7"/>
      </w:del>
      <w:r>
        <w:commentReference w:id="7"/>
      </w:r>
      <w:r>
        <w:rPr>
          <w:rFonts w:hint="eastAsia" w:asciiTheme="minorEastAsia" w:hAnsiTheme="minorEastAsia"/>
          <w:sz w:val="24"/>
        </w:rPr>
        <w:t>负责。</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一方变更通知或通讯方式，应于变更之日起三日内，以书面形式通知对方；否则，由未通知方承担由此而引起的相应责任，通知前，原登记通讯方式仍然有效。</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遇</w:t>
      </w:r>
      <w:r>
        <w:rPr>
          <w:rFonts w:hint="eastAsia" w:asciiTheme="minorEastAsia" w:hAnsiTheme="minorEastAsia"/>
          <w:sz w:val="24"/>
          <w:lang w:val="en-US" w:eastAsia="zh-CN"/>
        </w:rPr>
        <w:t>用户</w:t>
      </w:r>
      <w:r>
        <w:rPr>
          <w:rFonts w:hint="eastAsia" w:asciiTheme="minorEastAsia" w:hAnsiTheme="minorEastAsia"/>
          <w:sz w:val="24"/>
        </w:rPr>
        <w:t>丧失部分、完全民事行为能力或死亡，其法定监护人或家属欲开柜时，应凭经县级以上公证机关公证的遗嘱或法院裁定书，继承人有效身份证件，向</w:t>
      </w:r>
      <w:del w:id="90" w:author="HRX" w:date="2024-01-09T15:07:42Z">
        <w:commentRangeStart w:id="8"/>
        <w:r>
          <w:rPr>
            <w:rFonts w:hint="eastAsia" w:asciiTheme="minorEastAsia" w:hAnsiTheme="minorEastAsia"/>
            <w:sz w:val="24"/>
          </w:rPr>
          <w:delText>甲方</w:delText>
        </w:r>
        <w:commentRangeEnd w:id="8"/>
      </w:del>
      <w:r>
        <w:commentReference w:id="8"/>
      </w:r>
      <w:ins w:id="91" w:author="HRX" w:date="2024-01-09T15:07:42Z">
        <w:r>
          <w:rPr>
            <w:rFonts w:hint="eastAsia" w:asciiTheme="minorEastAsia" w:hAnsiTheme="minorEastAsia"/>
            <w:sz w:val="24"/>
            <w:lang w:eastAsia="zh-CN"/>
          </w:rPr>
          <w:t>本平台</w:t>
        </w:r>
      </w:ins>
      <w:r>
        <w:rPr>
          <w:rFonts w:hint="eastAsia" w:asciiTheme="minorEastAsia" w:hAnsiTheme="minorEastAsia"/>
          <w:sz w:val="24"/>
        </w:rPr>
        <w:t>提出申请，经</w:t>
      </w:r>
      <w:del w:id="92" w:author="HRX" w:date="2024-01-09T15:07:42Z">
        <w:commentRangeStart w:id="9"/>
        <w:r>
          <w:rPr>
            <w:rFonts w:hint="eastAsia" w:asciiTheme="minorEastAsia" w:hAnsiTheme="minorEastAsia"/>
            <w:sz w:val="24"/>
          </w:rPr>
          <w:delText>甲方</w:delText>
        </w:r>
        <w:commentRangeEnd w:id="9"/>
      </w:del>
      <w:r>
        <w:commentReference w:id="9"/>
      </w:r>
      <w:ins w:id="93" w:author="HRX" w:date="2024-01-09T15:07:42Z">
        <w:r>
          <w:rPr>
            <w:rFonts w:hint="eastAsia" w:asciiTheme="minorEastAsia" w:hAnsiTheme="minorEastAsia"/>
            <w:sz w:val="24"/>
            <w:lang w:eastAsia="zh-CN"/>
          </w:rPr>
          <w:t>本平台</w:t>
        </w:r>
      </w:ins>
      <w:r>
        <w:rPr>
          <w:rFonts w:hint="eastAsia" w:asciiTheme="minorEastAsia" w:hAnsiTheme="minorEastAsia"/>
          <w:sz w:val="24"/>
        </w:rPr>
        <w:t>审核同意后，并需该储物柜物品所有法定监护人或继承人到场（委派部分人员办理的，应出具公证后全体人员授权文件）后，方可开柜、查看、登记、签字认定。储物柜退租结清后，方可办理退柜或协议变更手续。</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rPr>
        <w:t>合同争议的解决方式：本合同在履行过程中发生争议，由双方当事人协商解决；也可由当地工商行政管理部门调解；协商或调解不成的，可向</w:t>
      </w:r>
      <w:del w:id="94" w:author="HRX" w:date="2024-01-09T15:07:42Z">
        <w:commentRangeStart w:id="10"/>
        <w:r>
          <w:rPr>
            <w:rFonts w:hint="eastAsia" w:asciiTheme="minorEastAsia" w:hAnsiTheme="minorEastAsia"/>
            <w:sz w:val="24"/>
          </w:rPr>
          <w:delText>甲方</w:delText>
        </w:r>
        <w:commentRangeEnd w:id="10"/>
      </w:del>
      <w:r>
        <w:commentReference w:id="10"/>
      </w:r>
      <w:ins w:id="95" w:author="HRX" w:date="2024-01-09T15:07:42Z">
        <w:r>
          <w:rPr>
            <w:rFonts w:hint="eastAsia" w:asciiTheme="minorEastAsia" w:hAnsiTheme="minorEastAsia"/>
            <w:sz w:val="24"/>
            <w:lang w:eastAsia="zh-CN"/>
          </w:rPr>
          <w:t>本平台</w:t>
        </w:r>
      </w:ins>
      <w:r>
        <w:rPr>
          <w:rFonts w:hint="eastAsia" w:asciiTheme="minorEastAsia" w:hAnsiTheme="minorEastAsia"/>
          <w:sz w:val="24"/>
        </w:rPr>
        <w:t>所在地有管辖权的人民法院起诉。</w:t>
      </w:r>
    </w:p>
    <w:p>
      <w:pPr>
        <w:numPr>
          <w:ilvl w:val="1"/>
          <w:numId w:val="2"/>
        </w:numPr>
        <w:ind w:left="0" w:leftChars="0" w:firstLine="0" w:firstLineChars="0"/>
        <w:rPr>
          <w:rFonts w:hint="eastAsia" w:asciiTheme="minorEastAsia" w:hAnsiTheme="minorEastAsia"/>
          <w:sz w:val="24"/>
        </w:rPr>
      </w:pPr>
      <w:r>
        <w:rPr>
          <w:rFonts w:hint="eastAsia" w:asciiTheme="minorEastAsia" w:hAnsiTheme="minorEastAsia"/>
          <w:sz w:val="24"/>
          <w:lang w:val="en-US" w:eastAsia="zh-CN"/>
        </w:rPr>
        <w:t>若用户</w:t>
      </w:r>
      <w:r>
        <w:rPr>
          <w:rFonts w:hint="eastAsia" w:asciiTheme="minorEastAsia" w:hAnsiTheme="minorEastAsia"/>
          <w:sz w:val="24"/>
        </w:rPr>
        <w:t>有违约或者违法行为，</w:t>
      </w:r>
      <w:r>
        <w:rPr>
          <w:rFonts w:hint="eastAsia" w:asciiTheme="minorEastAsia" w:hAnsiTheme="minorEastAsia"/>
          <w:sz w:val="24"/>
          <w:lang w:val="en-US" w:eastAsia="zh-CN"/>
        </w:rPr>
        <w:t>平台</w:t>
      </w:r>
      <w:r>
        <w:rPr>
          <w:rFonts w:hint="eastAsia" w:asciiTheme="minorEastAsia" w:hAnsiTheme="minorEastAsia"/>
          <w:sz w:val="24"/>
        </w:rPr>
        <w:t>不承担任何赔偿责任</w:t>
      </w:r>
      <w:r>
        <w:rPr>
          <w:rFonts w:hint="eastAsia" w:asciiTheme="minorEastAsia" w:hAnsiTheme="minorEastAsia"/>
          <w:sz w:val="24"/>
          <w:lang w:eastAsia="zh-CN"/>
        </w:rPr>
        <w:t>，</w:t>
      </w:r>
      <w:r>
        <w:rPr>
          <w:rFonts w:hint="eastAsia" w:asciiTheme="minorEastAsia" w:hAnsiTheme="minorEastAsia"/>
          <w:sz w:val="24"/>
          <w:lang w:val="en-US" w:eastAsia="zh-CN"/>
        </w:rPr>
        <w:t>且若因用户违约行为给平台造成损失（包括但不限于直接经济损失，向第三方支付费用，以及为解决本争议而支付的诉讼费、律师费、公证费、鉴定费等全部费用）的，平台保留向用户通过法律途径主张损失赔偿的权利</w:t>
      </w:r>
      <w:r>
        <w:rPr>
          <w:rFonts w:hint="eastAsia" w:asciiTheme="minorEastAsia" w:hAnsiTheme="minorEastAsia"/>
          <w:sz w:val="24"/>
        </w:rPr>
        <w:t>。</w:t>
      </w:r>
    </w:p>
    <w:p>
      <w:pPr>
        <w:rPr>
          <w:rFonts w:hint="eastAsia" w:asciiTheme="minorEastAsia" w:hAnsiTheme="minorEastAsia"/>
          <w:sz w:val="24"/>
        </w:rPr>
      </w:pPr>
      <w:r>
        <w:rPr>
          <w:rFonts w:hint="eastAsia" w:asciiTheme="minorEastAsia" w:hAnsiTheme="minorEastAsia"/>
          <w:sz w:val="24"/>
        </w:rPr>
        <w:t>十二、本协议未尽事宜，依照有关法律、法规执行，法律、法规未作规定的，双方可以达成书面补充协议，本协议附件和补充协议均为本不可分割的组成部分，与本协议具有同等的法律效力。</w:t>
      </w:r>
    </w:p>
    <w:p>
      <w:pPr>
        <w:rPr>
          <w:rFonts w:hint="eastAsia" w:asciiTheme="minorEastAsia" w:hAnsiTheme="minorEastAsia"/>
          <w:sz w:val="24"/>
        </w:rPr>
      </w:pPr>
      <w:r>
        <w:rPr>
          <w:rFonts w:hint="eastAsia" w:asciiTheme="minorEastAsia" w:hAnsiTheme="minorEastAsia"/>
          <w:sz w:val="24"/>
        </w:rPr>
        <w:t>十三、本协议自</w:t>
      </w:r>
      <w:r>
        <w:rPr>
          <w:rFonts w:hint="eastAsia" w:asciiTheme="minorEastAsia" w:hAnsiTheme="minorEastAsia"/>
          <w:sz w:val="24"/>
          <w:lang w:val="en-US" w:eastAsia="zh-CN"/>
        </w:rPr>
        <w:t>用户预定</w:t>
      </w:r>
      <w:r>
        <w:rPr>
          <w:rFonts w:hint="eastAsia" w:asciiTheme="minorEastAsia" w:hAnsiTheme="minorEastAsia"/>
          <w:sz w:val="24"/>
        </w:rPr>
        <w:t>成功后生效。</w:t>
      </w:r>
    </w:p>
    <w:p>
      <w:pPr>
        <w:rPr>
          <w:rFonts w:asciiTheme="minorEastAsia" w:hAnsiTheme="minorEastAsia"/>
          <w:sz w:val="24"/>
        </w:rPr>
      </w:pPr>
      <w:r>
        <w:rPr>
          <w:rFonts w:hint="eastAsia" w:asciiTheme="minorEastAsia" w:hAnsiTheme="minorEastAsia"/>
          <w:sz w:val="24"/>
        </w:rPr>
        <w:t>十四、在法律允许的范围内</w:t>
      </w:r>
      <w:commentRangeStart w:id="11"/>
      <w:r>
        <w:rPr>
          <w:rFonts w:hint="eastAsia" w:asciiTheme="minorEastAsia" w:hAnsiTheme="minorEastAsia"/>
          <w:sz w:val="24"/>
        </w:rPr>
        <w:t>本</w:t>
      </w:r>
      <w:ins w:id="96" w:author="HRX" w:date="2024-01-09T15:07:53Z">
        <w:r>
          <w:rPr>
            <w:rFonts w:hint="eastAsia" w:asciiTheme="minorEastAsia" w:hAnsiTheme="minorEastAsia"/>
            <w:sz w:val="24"/>
            <w:lang w:val="en-US" w:eastAsia="zh-CN"/>
          </w:rPr>
          <w:t>平台</w:t>
        </w:r>
      </w:ins>
      <w:del w:id="97" w:author="HRX" w:date="2024-01-09T15:07:52Z">
        <w:r>
          <w:rPr>
            <w:rFonts w:hint="eastAsia" w:asciiTheme="minorEastAsia" w:hAnsiTheme="minorEastAsia"/>
            <w:sz w:val="24"/>
          </w:rPr>
          <w:delText>公</w:delText>
        </w:r>
      </w:del>
      <w:del w:id="98" w:author="HRX" w:date="2024-01-09T15:07:51Z">
        <w:r>
          <w:rPr>
            <w:rFonts w:hint="eastAsia" w:asciiTheme="minorEastAsia" w:hAnsiTheme="minorEastAsia"/>
            <w:sz w:val="24"/>
          </w:rPr>
          <w:delText>司</w:delText>
        </w:r>
        <w:commentRangeEnd w:id="11"/>
      </w:del>
      <w:r>
        <w:commentReference w:id="11"/>
      </w:r>
      <w:r>
        <w:rPr>
          <w:rFonts w:hint="eastAsia" w:asciiTheme="minorEastAsia" w:hAnsiTheme="minorEastAsia"/>
          <w:sz w:val="24"/>
        </w:rPr>
        <w:t>拥有协议的最终解释权。</w:t>
      </w:r>
    </w:p>
    <w:p/>
    <w:bookmarkEnd w:id="0"/>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FT-G" w:date="2024-01-08T17:11:55Z" w:initials="YFT-G">
    <w:p w14:paraId="48230029">
      <w:pPr>
        <w:pStyle w:val="2"/>
        <w:rPr>
          <w:rFonts w:hint="default" w:eastAsiaTheme="minorEastAsia"/>
          <w:lang w:val="en-US" w:eastAsia="zh-CN"/>
        </w:rPr>
      </w:pPr>
      <w:r>
        <w:rPr>
          <w:rFonts w:hint="eastAsia"/>
          <w:lang w:val="en-US" w:eastAsia="zh-CN"/>
        </w:rPr>
        <w:t>注意再次确认是否准确或符合实际情况。</w:t>
      </w:r>
    </w:p>
  </w:comment>
  <w:comment w:id="1" w:author="YFT-G" w:date="2024-01-08T17:15:32Z" w:initials="YFT-G">
    <w:p w14:paraId="678418BE">
      <w:pPr>
        <w:pStyle w:val="2"/>
        <w:rPr>
          <w:rFonts w:hint="default" w:eastAsiaTheme="minorEastAsia"/>
          <w:lang w:val="en-US" w:eastAsia="zh-CN"/>
        </w:rPr>
      </w:pPr>
      <w:r>
        <w:rPr>
          <w:rFonts w:hint="eastAsia"/>
          <w:lang w:val="en-US" w:eastAsia="zh-CN"/>
        </w:rPr>
        <w:t>建议该种特殊情况应在寄存点提示告知用户，履行提示告知义务，避免后续用户认为并未特殊提示或告知而属于无效约定。</w:t>
      </w:r>
    </w:p>
  </w:comment>
  <w:comment w:id="2" w:author="YFT-G" w:date="2024-01-08T17:35:43Z" w:initials="YFT-G">
    <w:p w14:paraId="3D6C4AE1">
      <w:pPr>
        <w:pStyle w:val="2"/>
        <w:rPr>
          <w:rFonts w:hint="default" w:eastAsiaTheme="minorEastAsia"/>
          <w:lang w:val="en-US" w:eastAsia="zh-CN"/>
        </w:rPr>
      </w:pPr>
      <w:r>
        <w:rPr>
          <w:rFonts w:hint="eastAsia"/>
          <w:lang w:val="en-US" w:eastAsia="zh-CN"/>
        </w:rPr>
        <w:t>请注意，该处约定的意思是用户承担滞纳金还是其他，建议最好再次确认约定是否准确。</w:t>
      </w:r>
    </w:p>
  </w:comment>
  <w:comment w:id="3" w:author="YFT-G" w:date="2024-01-08T17:36:44Z" w:initials="YFT-G">
    <w:p w14:paraId="72AE2CD6">
      <w:pPr>
        <w:pStyle w:val="2"/>
        <w:rPr>
          <w:rFonts w:hint="default" w:eastAsiaTheme="minorEastAsia"/>
          <w:lang w:val="en-US" w:eastAsia="zh-CN"/>
        </w:rPr>
      </w:pPr>
      <w:r>
        <w:rPr>
          <w:rFonts w:hint="eastAsia"/>
          <w:lang w:val="en-US" w:eastAsia="zh-CN"/>
        </w:rPr>
        <w:t>请注意，该条约定与第1点约定核对确认是否存在逻辑错误或约定矛盾冲突的情况，需要贵司再次核对确认。</w:t>
      </w:r>
    </w:p>
  </w:comment>
  <w:comment w:id="4" w:author="YFT-G" w:date="2024-01-08T17:44:55Z" w:initials="YFT-G">
    <w:p w14:paraId="5F906952">
      <w:pPr>
        <w:pStyle w:val="2"/>
        <w:rPr>
          <w:rFonts w:hint="default" w:eastAsiaTheme="minorEastAsia"/>
          <w:lang w:val="en-US" w:eastAsia="zh-CN"/>
        </w:rPr>
      </w:pPr>
      <w:r>
        <w:rPr>
          <w:rFonts w:hint="eastAsia"/>
          <w:lang w:val="en-US" w:eastAsia="zh-CN"/>
        </w:rPr>
        <w:t>请注意，该条约定的超过取回日期则视为订单已使用，那么取回日期是何时？该合同中并未明确约定该种限制，建议最好明确，避免后续产生争议。</w:t>
      </w:r>
    </w:p>
  </w:comment>
  <w:comment w:id="5" w:author="YFT-G" w:date="2024-01-08T17:44:06Z" w:initials="YFT-G">
    <w:p w14:paraId="6DF11649">
      <w:pPr>
        <w:pStyle w:val="2"/>
        <w:rPr>
          <w:rFonts w:hint="default" w:eastAsiaTheme="minorEastAsia"/>
          <w:lang w:val="en-US" w:eastAsia="zh-CN"/>
        </w:rPr>
      </w:pPr>
      <w:r>
        <w:rPr>
          <w:rFonts w:hint="eastAsia"/>
          <w:lang w:val="en-US" w:eastAsia="zh-CN"/>
        </w:rPr>
        <w:t>请注意，何种情况下视为对方恶意下单也建议最好明确，避免后续产生争议。</w:t>
      </w:r>
    </w:p>
  </w:comment>
  <w:comment w:id="6" w:author="YFT-G" w:date="2024-01-08T17:28:06Z" w:initials="YFT-G">
    <w:p w14:paraId="41BB5AF1">
      <w:pPr>
        <w:pStyle w:val="2"/>
        <w:rPr>
          <w:rFonts w:hint="default" w:eastAsiaTheme="minorEastAsia"/>
          <w:lang w:val="en-US" w:eastAsia="zh-CN"/>
        </w:rPr>
      </w:pPr>
      <w:r>
        <w:rPr>
          <w:rFonts w:hint="eastAsia"/>
          <w:lang w:val="en-US" w:eastAsia="zh-CN"/>
        </w:rPr>
        <w:t>本合同并未体现本平台跟乙方主体信息，注意确认该处的本平台指的是哪一方。</w:t>
      </w:r>
    </w:p>
  </w:comment>
  <w:comment w:id="7" w:author="YFT-G" w:date="2024-01-08T17:28:43Z" w:initials="YFT-G">
    <w:p w14:paraId="01EB26E9">
      <w:pPr>
        <w:pStyle w:val="2"/>
      </w:pPr>
      <w:r>
        <w:rPr>
          <w:rFonts w:hint="eastAsia"/>
          <w:lang w:val="en-US" w:eastAsia="zh-CN"/>
        </w:rPr>
        <w:t>本合同并未体现本平台跟乙方主体信息，注意确认该处的乙方指的是哪一方。</w:t>
      </w:r>
    </w:p>
  </w:comment>
  <w:comment w:id="8" w:author="YFT-G" w:date="2024-01-08T17:31:11Z" w:initials="YFT-G">
    <w:p w14:paraId="2EA60BB3">
      <w:pPr>
        <w:pStyle w:val="2"/>
        <w:rPr>
          <w:rFonts w:hint="default" w:eastAsiaTheme="minorEastAsia"/>
          <w:lang w:val="en-US" w:eastAsia="zh-CN"/>
        </w:rPr>
      </w:pPr>
      <w:r>
        <w:rPr>
          <w:rFonts w:hint="eastAsia"/>
          <w:lang w:val="en-US" w:eastAsia="zh-CN"/>
        </w:rPr>
        <w:t>注意该处指的是平台还是商家，还是平台/商家</w:t>
      </w:r>
    </w:p>
  </w:comment>
  <w:comment w:id="9" w:author="YFT-G" w:date="2024-01-08T17:31:34Z" w:initials="YFT-G">
    <w:p w14:paraId="153C12DB">
      <w:pPr>
        <w:pStyle w:val="2"/>
        <w:rPr>
          <w:rFonts w:hint="eastAsia" w:eastAsiaTheme="minorEastAsia"/>
          <w:lang w:val="en-US" w:eastAsia="zh-CN"/>
        </w:rPr>
      </w:pPr>
      <w:r>
        <w:rPr>
          <w:rFonts w:hint="eastAsia"/>
          <w:lang w:val="en-US" w:eastAsia="zh-CN"/>
        </w:rPr>
        <w:t>同上</w:t>
      </w:r>
    </w:p>
  </w:comment>
  <w:comment w:id="10" w:author="YFT-G" w:date="2024-01-08T17:31:48Z" w:initials="YFT-G">
    <w:p w14:paraId="390C7E87">
      <w:pPr>
        <w:pStyle w:val="2"/>
        <w:rPr>
          <w:rFonts w:hint="default" w:eastAsiaTheme="minorEastAsia"/>
          <w:lang w:val="en-US" w:eastAsia="zh-CN"/>
        </w:rPr>
      </w:pPr>
      <w:r>
        <w:rPr>
          <w:rFonts w:hint="eastAsia"/>
          <w:lang w:val="en-US" w:eastAsia="zh-CN"/>
        </w:rPr>
        <w:t>同上</w:t>
      </w:r>
    </w:p>
  </w:comment>
  <w:comment w:id="11" w:author="YFT-G" w:date="2024-01-08T17:33:05Z" w:initials="YFT-G">
    <w:p w14:paraId="00990F3E">
      <w:pPr>
        <w:pStyle w:val="2"/>
        <w:rPr>
          <w:rFonts w:hint="default" w:eastAsiaTheme="minorEastAsia"/>
          <w:lang w:val="en-US" w:eastAsia="zh-CN"/>
        </w:rPr>
      </w:pPr>
      <w:r>
        <w:rPr>
          <w:rFonts w:hint="eastAsia"/>
          <w:lang w:val="en-US" w:eastAsia="zh-CN"/>
        </w:rPr>
        <w:t>请注意，该处的本公司指的是谁，平台方还是商家，建议前后主体保持一致。</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8230029" w15:done="0"/>
  <w15:commentEx w15:paraId="678418BE" w15:done="0"/>
  <w15:commentEx w15:paraId="3D6C4AE1" w15:done="0"/>
  <w15:commentEx w15:paraId="72AE2CD6" w15:done="0"/>
  <w15:commentEx w15:paraId="5F906952" w15:done="0"/>
  <w15:commentEx w15:paraId="6DF11649" w15:done="0"/>
  <w15:commentEx w15:paraId="41BB5AF1" w15:done="0"/>
  <w15:commentEx w15:paraId="01EB26E9" w15:done="0"/>
  <w15:commentEx w15:paraId="2EA60BB3" w15:done="0"/>
  <w15:commentEx w15:paraId="153C12DB" w15:done="0"/>
  <w15:commentEx w15:paraId="390C7E87" w15:done="0"/>
  <w15:commentEx w15:paraId="00990F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6DC643"/>
    <w:multiLevelType w:val="multilevel"/>
    <w:tmpl w:val="C36DC643"/>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1BC8C52F"/>
    <w:multiLevelType w:val="multilevel"/>
    <w:tmpl w:val="1BC8C52F"/>
    <w:lvl w:ilvl="0" w:tentative="0">
      <w:start w:val="2"/>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RX">
    <w15:presenceInfo w15:providerId="WPS Office" w15:userId="1666810537"/>
  </w15:person>
  <w15:person w15:author="YFT-G">
    <w15:presenceInfo w15:providerId="None" w15:userId="YFT-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U3NTBmZWRkZWU0ZjgxNzdlZDBiYmUyZmRkYjhkMGEifQ=="/>
  </w:docVars>
  <w:rsids>
    <w:rsidRoot w:val="EFFF97F6"/>
    <w:rsid w:val="00397905"/>
    <w:rsid w:val="009C512B"/>
    <w:rsid w:val="009E31D9"/>
    <w:rsid w:val="00AC37B8"/>
    <w:rsid w:val="00CB3C62"/>
    <w:rsid w:val="00D01278"/>
    <w:rsid w:val="00DE1BE7"/>
    <w:rsid w:val="00E12778"/>
    <w:rsid w:val="00E30480"/>
    <w:rsid w:val="00E54D24"/>
    <w:rsid w:val="01A324E9"/>
    <w:rsid w:val="01D408F4"/>
    <w:rsid w:val="02072A78"/>
    <w:rsid w:val="020E3E06"/>
    <w:rsid w:val="02AE7397"/>
    <w:rsid w:val="02BA3F8E"/>
    <w:rsid w:val="03667C72"/>
    <w:rsid w:val="04A10F62"/>
    <w:rsid w:val="05045994"/>
    <w:rsid w:val="056C251A"/>
    <w:rsid w:val="064B71E3"/>
    <w:rsid w:val="06954AF6"/>
    <w:rsid w:val="06BC6527"/>
    <w:rsid w:val="071C5217"/>
    <w:rsid w:val="07B40FAC"/>
    <w:rsid w:val="089F7EAE"/>
    <w:rsid w:val="091361A6"/>
    <w:rsid w:val="092B7994"/>
    <w:rsid w:val="0BB51797"/>
    <w:rsid w:val="0C05627A"/>
    <w:rsid w:val="0C4F1BEB"/>
    <w:rsid w:val="0CB33F28"/>
    <w:rsid w:val="0CCF6888"/>
    <w:rsid w:val="0D166265"/>
    <w:rsid w:val="0D1F336B"/>
    <w:rsid w:val="0DE46363"/>
    <w:rsid w:val="0F7200CA"/>
    <w:rsid w:val="0F8B2F3A"/>
    <w:rsid w:val="10523A58"/>
    <w:rsid w:val="117D68B3"/>
    <w:rsid w:val="11967974"/>
    <w:rsid w:val="13144FF5"/>
    <w:rsid w:val="13DF4301"/>
    <w:rsid w:val="149C7998"/>
    <w:rsid w:val="155D0ED5"/>
    <w:rsid w:val="16E11692"/>
    <w:rsid w:val="171A4BA4"/>
    <w:rsid w:val="175B7696"/>
    <w:rsid w:val="17680005"/>
    <w:rsid w:val="17773DA4"/>
    <w:rsid w:val="177839FB"/>
    <w:rsid w:val="17A56B63"/>
    <w:rsid w:val="187622AE"/>
    <w:rsid w:val="197131A1"/>
    <w:rsid w:val="1A5F749D"/>
    <w:rsid w:val="1B9E22CB"/>
    <w:rsid w:val="1BDB2B53"/>
    <w:rsid w:val="1C625023"/>
    <w:rsid w:val="1C6B037B"/>
    <w:rsid w:val="1CB25FAA"/>
    <w:rsid w:val="1D4B5AB7"/>
    <w:rsid w:val="1D6B7F07"/>
    <w:rsid w:val="1DC13FCB"/>
    <w:rsid w:val="1DE5415D"/>
    <w:rsid w:val="1EDA3596"/>
    <w:rsid w:val="1EE14925"/>
    <w:rsid w:val="1F040613"/>
    <w:rsid w:val="1F0E3240"/>
    <w:rsid w:val="1FDA17DF"/>
    <w:rsid w:val="20607ACB"/>
    <w:rsid w:val="20E95D13"/>
    <w:rsid w:val="210112AE"/>
    <w:rsid w:val="215313DE"/>
    <w:rsid w:val="22145011"/>
    <w:rsid w:val="22513B6F"/>
    <w:rsid w:val="22A243CB"/>
    <w:rsid w:val="22DD3655"/>
    <w:rsid w:val="22F664C5"/>
    <w:rsid w:val="23B83CA7"/>
    <w:rsid w:val="246D27B7"/>
    <w:rsid w:val="24C06D8A"/>
    <w:rsid w:val="25257535"/>
    <w:rsid w:val="257D4C7B"/>
    <w:rsid w:val="25A93CC2"/>
    <w:rsid w:val="25E1345C"/>
    <w:rsid w:val="26103D41"/>
    <w:rsid w:val="26467763"/>
    <w:rsid w:val="26A34BB6"/>
    <w:rsid w:val="26C8461C"/>
    <w:rsid w:val="26F96584"/>
    <w:rsid w:val="277D0F63"/>
    <w:rsid w:val="2794180A"/>
    <w:rsid w:val="27C44DE4"/>
    <w:rsid w:val="28724840"/>
    <w:rsid w:val="28BF0F09"/>
    <w:rsid w:val="292F0982"/>
    <w:rsid w:val="295201CD"/>
    <w:rsid w:val="297939AC"/>
    <w:rsid w:val="2A047719"/>
    <w:rsid w:val="2A4B359A"/>
    <w:rsid w:val="2A5306A1"/>
    <w:rsid w:val="2B473D61"/>
    <w:rsid w:val="2B4C581C"/>
    <w:rsid w:val="2B6F150A"/>
    <w:rsid w:val="2C071743"/>
    <w:rsid w:val="2C9C632F"/>
    <w:rsid w:val="2D6055AE"/>
    <w:rsid w:val="2D652BC5"/>
    <w:rsid w:val="2D6D7CCB"/>
    <w:rsid w:val="2E162111"/>
    <w:rsid w:val="2EB72FAC"/>
    <w:rsid w:val="2F6A001E"/>
    <w:rsid w:val="300B1ED9"/>
    <w:rsid w:val="32C02D12"/>
    <w:rsid w:val="32FA790B"/>
    <w:rsid w:val="332B21BB"/>
    <w:rsid w:val="337F42B4"/>
    <w:rsid w:val="34784F8C"/>
    <w:rsid w:val="34F768D2"/>
    <w:rsid w:val="35951B6D"/>
    <w:rsid w:val="35B91D00"/>
    <w:rsid w:val="361C5FF4"/>
    <w:rsid w:val="36CA5847"/>
    <w:rsid w:val="36F079A3"/>
    <w:rsid w:val="382F0057"/>
    <w:rsid w:val="383C2774"/>
    <w:rsid w:val="38B844F1"/>
    <w:rsid w:val="39F74BA5"/>
    <w:rsid w:val="3A0D6176"/>
    <w:rsid w:val="3A445910"/>
    <w:rsid w:val="3B660234"/>
    <w:rsid w:val="3BDC04F6"/>
    <w:rsid w:val="3BE9676F"/>
    <w:rsid w:val="3CA01523"/>
    <w:rsid w:val="3CDB255C"/>
    <w:rsid w:val="3DBD4357"/>
    <w:rsid w:val="3E1A5306"/>
    <w:rsid w:val="3EC11C25"/>
    <w:rsid w:val="3EEA4CD8"/>
    <w:rsid w:val="3F593C0C"/>
    <w:rsid w:val="3F7A3DDC"/>
    <w:rsid w:val="3FEF631E"/>
    <w:rsid w:val="40271F5C"/>
    <w:rsid w:val="40442B0E"/>
    <w:rsid w:val="412A3AB2"/>
    <w:rsid w:val="416C5E78"/>
    <w:rsid w:val="41C55588"/>
    <w:rsid w:val="42F44377"/>
    <w:rsid w:val="43FB2CD2"/>
    <w:rsid w:val="45002106"/>
    <w:rsid w:val="4528655A"/>
    <w:rsid w:val="45E2495B"/>
    <w:rsid w:val="45F20916"/>
    <w:rsid w:val="46080139"/>
    <w:rsid w:val="46160AA8"/>
    <w:rsid w:val="46A161E6"/>
    <w:rsid w:val="46DC3AA0"/>
    <w:rsid w:val="47841A42"/>
    <w:rsid w:val="47A143A2"/>
    <w:rsid w:val="47C307BC"/>
    <w:rsid w:val="47C562E2"/>
    <w:rsid w:val="48934632"/>
    <w:rsid w:val="48D42777"/>
    <w:rsid w:val="498147E4"/>
    <w:rsid w:val="49F904C5"/>
    <w:rsid w:val="4A0D5D1E"/>
    <w:rsid w:val="4A113A61"/>
    <w:rsid w:val="4AB34B18"/>
    <w:rsid w:val="4B271062"/>
    <w:rsid w:val="4B713CC9"/>
    <w:rsid w:val="4B7C7600"/>
    <w:rsid w:val="4BB24DCF"/>
    <w:rsid w:val="4BDC3BFA"/>
    <w:rsid w:val="4C215AB1"/>
    <w:rsid w:val="4C327CBE"/>
    <w:rsid w:val="4C547D5A"/>
    <w:rsid w:val="4CA50490"/>
    <w:rsid w:val="4CAF130F"/>
    <w:rsid w:val="4D36558C"/>
    <w:rsid w:val="4D626381"/>
    <w:rsid w:val="4DD92AE7"/>
    <w:rsid w:val="4E434405"/>
    <w:rsid w:val="4F604B42"/>
    <w:rsid w:val="4F8B1BBF"/>
    <w:rsid w:val="502142D2"/>
    <w:rsid w:val="504B75A0"/>
    <w:rsid w:val="5055041F"/>
    <w:rsid w:val="506F328F"/>
    <w:rsid w:val="509176A9"/>
    <w:rsid w:val="515E7E50"/>
    <w:rsid w:val="518E1E3B"/>
    <w:rsid w:val="51B80C66"/>
    <w:rsid w:val="51C21AE4"/>
    <w:rsid w:val="51C55131"/>
    <w:rsid w:val="51E25CE3"/>
    <w:rsid w:val="526B2619"/>
    <w:rsid w:val="53682217"/>
    <w:rsid w:val="53B67427"/>
    <w:rsid w:val="54F226E1"/>
    <w:rsid w:val="552D54C7"/>
    <w:rsid w:val="563A433F"/>
    <w:rsid w:val="56C66E8C"/>
    <w:rsid w:val="56DF6C95"/>
    <w:rsid w:val="58DA5965"/>
    <w:rsid w:val="594159E5"/>
    <w:rsid w:val="59F667CF"/>
    <w:rsid w:val="5A2C21F1"/>
    <w:rsid w:val="5A932270"/>
    <w:rsid w:val="5AB87F28"/>
    <w:rsid w:val="5C103962"/>
    <w:rsid w:val="5C877BB2"/>
    <w:rsid w:val="5CB84210"/>
    <w:rsid w:val="5CDD5A24"/>
    <w:rsid w:val="5D292A17"/>
    <w:rsid w:val="5DA14CA4"/>
    <w:rsid w:val="5DBC388C"/>
    <w:rsid w:val="5DCD5A99"/>
    <w:rsid w:val="5E2F1F21"/>
    <w:rsid w:val="5E79352B"/>
    <w:rsid w:val="5F096FA4"/>
    <w:rsid w:val="5F3C2ED6"/>
    <w:rsid w:val="5F5875E4"/>
    <w:rsid w:val="60261490"/>
    <w:rsid w:val="602D0A71"/>
    <w:rsid w:val="602F47E9"/>
    <w:rsid w:val="605E6E7C"/>
    <w:rsid w:val="606B7CD5"/>
    <w:rsid w:val="6110461A"/>
    <w:rsid w:val="61736957"/>
    <w:rsid w:val="61C55405"/>
    <w:rsid w:val="6223037D"/>
    <w:rsid w:val="62255EA3"/>
    <w:rsid w:val="62436329"/>
    <w:rsid w:val="625C563D"/>
    <w:rsid w:val="62B47227"/>
    <w:rsid w:val="63100901"/>
    <w:rsid w:val="6393508F"/>
    <w:rsid w:val="63C27722"/>
    <w:rsid w:val="63D336DD"/>
    <w:rsid w:val="64A84B6A"/>
    <w:rsid w:val="65150451"/>
    <w:rsid w:val="654E74BF"/>
    <w:rsid w:val="65BC08CD"/>
    <w:rsid w:val="66AF3F8D"/>
    <w:rsid w:val="67A535E2"/>
    <w:rsid w:val="6837248C"/>
    <w:rsid w:val="68996CA3"/>
    <w:rsid w:val="690D143F"/>
    <w:rsid w:val="692549DB"/>
    <w:rsid w:val="69401815"/>
    <w:rsid w:val="6A0D5B9B"/>
    <w:rsid w:val="6A9736B6"/>
    <w:rsid w:val="6A9C6F1F"/>
    <w:rsid w:val="6AC344AB"/>
    <w:rsid w:val="6AD93CCF"/>
    <w:rsid w:val="6B1C1E0E"/>
    <w:rsid w:val="6BA51CB8"/>
    <w:rsid w:val="6C1A634D"/>
    <w:rsid w:val="6C3A69EF"/>
    <w:rsid w:val="6C5C6966"/>
    <w:rsid w:val="6CC62031"/>
    <w:rsid w:val="6CE16E6B"/>
    <w:rsid w:val="6D3C22F3"/>
    <w:rsid w:val="6D561607"/>
    <w:rsid w:val="6DBE0F5A"/>
    <w:rsid w:val="6E364F94"/>
    <w:rsid w:val="6E5F44EB"/>
    <w:rsid w:val="6EA463A2"/>
    <w:rsid w:val="6F1F3C7A"/>
    <w:rsid w:val="6F2944CC"/>
    <w:rsid w:val="70BF3967"/>
    <w:rsid w:val="72EB27F1"/>
    <w:rsid w:val="731D4975"/>
    <w:rsid w:val="73591E51"/>
    <w:rsid w:val="73813156"/>
    <w:rsid w:val="7399049F"/>
    <w:rsid w:val="7399224D"/>
    <w:rsid w:val="739E1612"/>
    <w:rsid w:val="73C3376E"/>
    <w:rsid w:val="73DD4830"/>
    <w:rsid w:val="74024296"/>
    <w:rsid w:val="741713C4"/>
    <w:rsid w:val="746F2FAE"/>
    <w:rsid w:val="7499002B"/>
    <w:rsid w:val="74A470FC"/>
    <w:rsid w:val="751002ED"/>
    <w:rsid w:val="75614FED"/>
    <w:rsid w:val="757F5473"/>
    <w:rsid w:val="75BF3AC1"/>
    <w:rsid w:val="76500BBD"/>
    <w:rsid w:val="767F1302"/>
    <w:rsid w:val="775A1CF3"/>
    <w:rsid w:val="77A86F03"/>
    <w:rsid w:val="77F9775E"/>
    <w:rsid w:val="78A27DF6"/>
    <w:rsid w:val="78B10039"/>
    <w:rsid w:val="78D21D5D"/>
    <w:rsid w:val="78F62113"/>
    <w:rsid w:val="79EE2BC7"/>
    <w:rsid w:val="7A266805"/>
    <w:rsid w:val="7A7B26AD"/>
    <w:rsid w:val="7AB20D2F"/>
    <w:rsid w:val="7AEA15E0"/>
    <w:rsid w:val="7BD302C6"/>
    <w:rsid w:val="7C0B3F04"/>
    <w:rsid w:val="7D8950E1"/>
    <w:rsid w:val="7E0230E5"/>
    <w:rsid w:val="7F0B3AE2"/>
    <w:rsid w:val="7F857B2A"/>
    <w:rsid w:val="EFFF97F6"/>
    <w:rsid w:val="FD367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unhideWhenUsed/>
    <w:qFormat/>
    <w:uiPriority w:val="1"/>
  </w:style>
  <w:style w:type="table" w:default="1" w:styleId="3">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autoRedefine/>
    <w:qFormat/>
    <w:uiPriority w:val="0"/>
    <w:pPr>
      <w:jc w:val="left"/>
    </w:p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3073</Words>
  <Characters>3119</Characters>
  <Lines>37</Lines>
  <Paragraphs>10</Paragraphs>
  <TotalTime>42</TotalTime>
  <ScaleCrop>false</ScaleCrop>
  <LinksUpToDate>false</LinksUpToDate>
  <CharactersWithSpaces>3133</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2020-12-04T16:55:00Z</dcterms:created>
  <dc:creator>motern</dc:creator>
  <cp:lastModifiedBy>HRX</cp:lastModifiedBy>
  <dcterms:modified xsi:type="dcterms:W3CDTF">2024-01-11T04:00:49Z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2DCFCC7492974194A91CB77D1F9289D8_13</vt:lpwstr>
  </property>
</Properties>
</file>